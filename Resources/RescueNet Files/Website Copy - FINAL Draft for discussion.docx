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RescueNet360 Website Copy</w:t>
      </w:r>
    </w:p>
    <w:p w:rsidR="00000000" w:rsidDel="00000000" w:rsidP="00000000" w:rsidRDefault="00000000" w:rsidRPr="00000000" w14:paraId="00000002">
      <w:pPr>
        <w:rPr/>
      </w:pPr>
      <w:r w:rsidDel="00000000" w:rsidR="00000000" w:rsidRPr="00000000">
        <w:rPr>
          <w:rtl w:val="0"/>
        </w:rPr>
        <w:t xml:space="preserve">Clean Public Version for Melanie</w:t>
      </w:r>
    </w:p>
    <w:p w:rsidR="00000000" w:rsidDel="00000000" w:rsidP="00000000" w:rsidRDefault="00000000" w:rsidRPr="00000000" w14:paraId="00000003">
      <w:pPr>
        <w:rPr/>
      </w:pPr>
      <w:r w:rsidDel="00000000" w:rsidR="00000000" w:rsidRPr="00000000">
        <w:rPr>
          <w:rtl w:val="0"/>
        </w:rPr>
        <w:t xml:space="preserve">Prepared July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think we need a clear hero section that clearly states what we are and what we do.  I can not narrow it down so i’ll let that to you to polish and do with what you see fit </w:t>
      </w:r>
    </w:p>
    <w:p w:rsidR="00000000" w:rsidDel="00000000" w:rsidP="00000000" w:rsidRDefault="00000000" w:rsidRPr="00000000" w14:paraId="00000006">
      <w:pPr>
        <w:rPr/>
      </w:pPr>
      <w:r w:rsidDel="00000000" w:rsidR="00000000" w:rsidRPr="00000000">
        <w:rPr>
          <w:rtl w:val="0"/>
        </w:rPr>
        <w:t xml:space="preserve">Hero </w:t>
      </w:r>
      <w:sdt>
        <w:sdtPr>
          <w:id w:val="829580572"/>
          <w:tag w:val="goog_rdk_0"/>
        </w:sdtPr>
        <w:sdtContent>
          <w:commentRangeStart w:id="0"/>
        </w:sdtContent>
      </w:sdt>
      <w:r w:rsidDel="00000000" w:rsidR="00000000" w:rsidRPr="00000000">
        <w:rPr>
          <w:rtl w:val="0"/>
        </w:rPr>
        <w:t xml:space="preserve">section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heading=h.7cp55ztcz4my" w:id="0"/>
      <w:bookmarkEnd w:id="0"/>
      <w:r w:rsidDel="00000000" w:rsidR="00000000" w:rsidRPr="00000000">
        <w:rPr>
          <w:rtl w:val="0"/>
        </w:rPr>
        <w:t xml:space="preserve">Home Page:</w:t>
      </w:r>
    </w:p>
    <w:p w:rsidR="00000000" w:rsidDel="00000000" w:rsidP="00000000" w:rsidRDefault="00000000" w:rsidRPr="00000000" w14:paraId="00000009">
      <w:pPr>
        <w:pStyle w:val="Heading2"/>
        <w:spacing w:after="240" w:before="240" w:lineRule="auto"/>
        <w:rPr/>
      </w:pPr>
      <w:bookmarkStart w:colFirst="0" w:colLast="0" w:name="_heading=h.nsdg731ggzur" w:id="1"/>
      <w:bookmarkEnd w:id="1"/>
      <w:r w:rsidDel="00000000" w:rsidR="00000000" w:rsidRPr="00000000">
        <w:rPr>
          <w:rtl w:val="0"/>
        </w:rPr>
        <w:t xml:space="preserve">Hero Section:</w:t>
      </w:r>
    </w:p>
    <w:p w:rsidR="00000000" w:rsidDel="00000000" w:rsidP="00000000" w:rsidRDefault="00000000" w:rsidRPr="00000000" w14:paraId="0000000A">
      <w:pPr>
        <w:pStyle w:val="Heading3"/>
        <w:spacing w:after="240" w:before="240" w:lineRule="auto"/>
        <w:rPr/>
      </w:pPr>
      <w:bookmarkStart w:colFirst="0" w:colLast="0" w:name="_heading=h.hiojn5ayj0uy" w:id="2"/>
      <w:bookmarkEnd w:id="2"/>
      <w:r w:rsidDel="00000000" w:rsidR="00000000" w:rsidRPr="00000000">
        <w:rPr>
          <w:rtl w:val="0"/>
        </w:rPr>
        <w:t xml:space="preserve">Headline:</w:t>
      </w:r>
    </w:p>
    <w:p w:rsidR="00000000" w:rsidDel="00000000" w:rsidP="00000000" w:rsidRDefault="00000000" w:rsidRPr="00000000" w14:paraId="0000000B">
      <w:pPr>
        <w:spacing w:after="240" w:before="240" w:lineRule="auto"/>
        <w:rPr/>
      </w:pPr>
      <w:r w:rsidDel="00000000" w:rsidR="00000000" w:rsidRPr="00000000">
        <w:rPr>
          <w:rtl w:val="0"/>
        </w:rPr>
        <w:t xml:space="preserve">Every pet gets a biometric identity that stays with them for life.</w:t>
        <w:br w:type="textWrapping"/>
      </w:r>
    </w:p>
    <w:p w:rsidR="00000000" w:rsidDel="00000000" w:rsidP="00000000" w:rsidRDefault="00000000" w:rsidRPr="00000000" w14:paraId="0000000C">
      <w:pPr>
        <w:pStyle w:val="Heading3"/>
        <w:spacing w:after="240" w:before="240" w:lineRule="auto"/>
        <w:rPr/>
      </w:pPr>
      <w:bookmarkStart w:colFirst="0" w:colLast="0" w:name="_heading=h.mbsdy2q6a4wr" w:id="3"/>
      <w:bookmarkEnd w:id="3"/>
      <w:r w:rsidDel="00000000" w:rsidR="00000000" w:rsidRPr="00000000">
        <w:rPr>
          <w:rtl w:val="0"/>
        </w:rPr>
        <w:t xml:space="preserve">Body:</w:t>
      </w:r>
    </w:p>
    <w:p w:rsidR="00000000" w:rsidDel="00000000" w:rsidP="00000000" w:rsidRDefault="00000000" w:rsidRPr="00000000" w14:paraId="0000000D">
      <w:pPr>
        <w:spacing w:after="240" w:before="240" w:lineRule="auto"/>
        <w:rPr/>
      </w:pPr>
      <w:r w:rsidDel="00000000" w:rsidR="00000000" w:rsidRPr="00000000">
        <w:rPr>
          <w:rtl w:val="0"/>
        </w:rPr>
        <w:t xml:space="preserve">RescueNet360 is  the network that connects lost pets, finders, owners, shelters, and rescues to  get home </w:t>
      </w:r>
      <w:sdt>
        <w:sdtPr>
          <w:id w:val="722921688"/>
          <w:tag w:val="goog_rdk_1"/>
        </w:sdtPr>
        <w:sdtContent>
          <w:commentRangeStart w:id="1"/>
        </w:sdtContent>
      </w:sdt>
      <w:r w:rsidDel="00000000" w:rsidR="00000000" w:rsidRPr="00000000">
        <w:rPr>
          <w:rtl w:val="0"/>
        </w:rPr>
        <w:t xml:space="preserve">faster</w:t>
      </w:r>
      <w:commentRangeEnd w:id="1"/>
      <w:r w:rsidDel="00000000" w:rsidR="00000000" w:rsidRPr="00000000">
        <w:commentReference w:id="1"/>
      </w:r>
      <w:r w:rsidDel="00000000" w:rsidR="00000000" w:rsidRPr="00000000">
        <w:rPr>
          <w:rtl w:val="0"/>
        </w:rPr>
        <w:t xml:space="preserve">.   We coordinate shelters, rescues, transports and fosters to save time, money, and kennel space. .</w:t>
      </w:r>
    </w:p>
    <w:p w:rsidR="00000000" w:rsidDel="00000000" w:rsidP="00000000" w:rsidRDefault="00000000" w:rsidRPr="00000000" w14:paraId="0000000E">
      <w:pPr>
        <w:pStyle w:val="Heading3"/>
        <w:spacing w:after="240" w:before="240" w:lineRule="auto"/>
        <w:rPr/>
      </w:pPr>
      <w:bookmarkStart w:colFirst="0" w:colLast="0" w:name="_heading=h.h0q28s4djzpm" w:id="4"/>
      <w:bookmarkEnd w:id="4"/>
      <w:r w:rsidDel="00000000" w:rsidR="00000000" w:rsidRPr="00000000">
        <w:rPr>
          <w:rtl w:val="0"/>
        </w:rPr>
        <w:t xml:space="preserve">Primary CTA:</w:t>
      </w:r>
    </w:p>
    <w:p w:rsidR="00000000" w:rsidDel="00000000" w:rsidP="00000000" w:rsidRDefault="00000000" w:rsidRPr="00000000" w14:paraId="0000000F">
      <w:pPr>
        <w:spacing w:after="240" w:before="240" w:lineRule="auto"/>
        <w:rPr/>
      </w:pPr>
      <w:r w:rsidDel="00000000" w:rsidR="00000000" w:rsidRPr="00000000">
        <w:rPr>
          <w:rtl w:val="0"/>
        </w:rPr>
        <w:t xml:space="preserve">Apply for Pilot Access</w:t>
      </w:r>
    </w:p>
    <w:p w:rsidR="00000000" w:rsidDel="00000000" w:rsidP="00000000" w:rsidRDefault="00000000" w:rsidRPr="00000000" w14:paraId="00000010">
      <w:pPr>
        <w:pStyle w:val="Heading3"/>
        <w:spacing w:after="240" w:before="240" w:lineRule="auto"/>
        <w:rPr/>
      </w:pPr>
      <w:bookmarkStart w:colFirst="0" w:colLast="0" w:name="_heading=h.nmuvtyk1vo8r" w:id="5"/>
      <w:bookmarkEnd w:id="5"/>
      <w:r w:rsidDel="00000000" w:rsidR="00000000" w:rsidRPr="00000000">
        <w:rPr>
          <w:rtl w:val="0"/>
        </w:rPr>
        <w:t xml:space="preserve">Secondary CTA:</w:t>
      </w:r>
    </w:p>
    <w:p w:rsidR="00000000" w:rsidDel="00000000" w:rsidP="00000000" w:rsidRDefault="00000000" w:rsidRPr="00000000" w14:paraId="00000011">
      <w:pPr>
        <w:spacing w:after="240" w:before="240" w:lineRule="auto"/>
        <w:rPr/>
      </w:pPr>
      <w:r w:rsidDel="00000000" w:rsidR="00000000" w:rsidRPr="00000000">
        <w:rPr>
          <w:rtl w:val="0"/>
        </w:rPr>
        <w:t xml:space="preserve">Register Your Pet Free</w:t>
      </w:r>
    </w:p>
    <w:p w:rsidR="00000000" w:rsidDel="00000000" w:rsidP="00000000" w:rsidRDefault="00000000" w:rsidRPr="00000000" w14:paraId="00000012">
      <w:pPr>
        <w:pStyle w:val="Heading3"/>
        <w:rPr/>
      </w:pPr>
      <w:bookmarkStart w:colFirst="0" w:colLast="0" w:name="_heading=h.ebag4ao7aks" w:id="6"/>
      <w:bookmarkEnd w:id="6"/>
      <w:r w:rsidDel="00000000" w:rsidR="00000000" w:rsidRPr="00000000">
        <w:rPr>
          <w:rtl w:val="0"/>
        </w:rPr>
        <w:t xml:space="preserve">Secondary </w:t>
      </w:r>
      <w:sdt>
        <w:sdtPr>
          <w:id w:val="-1152964116"/>
          <w:tag w:val="goog_rdk_2"/>
        </w:sdtPr>
        <w:sdtContent>
          <w:commentRangeStart w:id="2"/>
        </w:sdtContent>
      </w:sdt>
      <w:r w:rsidDel="00000000" w:rsidR="00000000" w:rsidRPr="00000000">
        <w:rPr>
          <w:rtl w:val="0"/>
        </w:rPr>
        <w:t xml:space="preserve">CTA</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See How It Works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color w:val="0000ff"/>
        </w:rPr>
      </w:pPr>
      <w:sdt>
        <w:sdtPr>
          <w:id w:val="1752102386"/>
          <w:tag w:val="goog_rdk_4"/>
        </w:sdtPr>
        <w:sdtContent>
          <w:ins w:author="Melanie Lent" w:id="0" w:date="2026-07-07T17:15:25Z"/>
          <w:sdt>
            <w:sdtPr>
              <w:id w:val="1201077927"/>
              <w:tag w:val="goog_rdk_5"/>
            </w:sdtPr>
            <w:sdtContent>
              <w:ins w:author="Melanie Lent" w:id="0" w:date="2026-07-07T17:15:25Z">
                <w:r w:rsidDel="00000000" w:rsidR="00000000" w:rsidRPr="00000000">
                  <w:rPr>
                    <w:color w:val="0000ff"/>
                    <w:rtl w:val="0"/>
                    <w:rPrChange w:author="Melanie Lent" w:id="1" w:date="2026-07-07T17:15:25Z">
                      <w:rPr/>
                    </w:rPrChange>
                  </w:rPr>
                  <w:t xml:space="preserve">Suggested Change:</w:t>
                  <w:br w:type="textWrapping"/>
                  <w:br w:type="textWrapping"/>
                  <w:t xml:space="preserve">Headline Alternative: Animal Welfare Has Always Had Passion.  Now It Has Infrastructure.</w:t>
                  <w:br w:type="textWrapping"/>
                  <w:br w:type="textWrapping"/>
                  <w:t xml:space="preserve">Supporting Text (Subheadline) Alternative:  RescueNet360 connects lost pets, finders, owners, shelters, and rescues to improve outcomes for animals. One network. One persistent identity. Animal welfare has the heart. RescueNet360 brings the infrastructure Every stage of the journey</w:t>
                </w:r>
              </w:ins>
            </w:sdtContent>
          </w:sdt>
          <w:ins w:author="Melanie Lent" w:id="0" w:date="2026-07-07T17:15:25Z"/>
        </w:sdtContent>
      </w:sdt>
      <w:r w:rsidDel="00000000" w:rsidR="00000000" w:rsidRPr="00000000">
        <w:rPr>
          <w:rtl w:val="0"/>
        </w:rPr>
      </w:r>
    </w:p>
    <w:p w:rsidR="00000000" w:rsidDel="00000000" w:rsidP="00000000" w:rsidRDefault="00000000" w:rsidRPr="00000000" w14:paraId="00000016">
      <w:pPr>
        <w:rPr>
          <w:color w:val="1c4587"/>
        </w:rPr>
      </w:pPr>
      <w:r w:rsidDel="00000000" w:rsidR="00000000" w:rsidRPr="00000000">
        <w:rPr>
          <w:rtl w:val="0"/>
        </w:rPr>
      </w:r>
    </w:p>
    <w:p w:rsidR="00000000" w:rsidDel="00000000" w:rsidP="00000000" w:rsidRDefault="00000000" w:rsidRPr="00000000" w14:paraId="00000017">
      <w:pPr>
        <w:rPr>
          <w:color w:val="1c4587"/>
        </w:rPr>
      </w:pPr>
      <w:sdt>
        <w:sdtPr>
          <w:id w:val="1240759920"/>
          <w:tag w:val="goog_rdk_6"/>
        </w:sdtPr>
        <w:sdtContent>
          <w:commentRangeStart w:id="3"/>
        </w:sdtContent>
      </w:sdt>
      <w:sdt>
        <w:sdtPr>
          <w:id w:val="-2146413776"/>
          <w:tag w:val="goog_rdk_7"/>
        </w:sdtPr>
        <w:sdtContent>
          <w:commentRangeStart w:id="4"/>
        </w:sdtContent>
      </w:sdt>
      <w:r w:rsidDel="00000000" w:rsidR="00000000" w:rsidRPr="00000000">
        <w:rPr>
          <w:color w:val="1c4587"/>
          <w:rtl w:val="0"/>
        </w:rPr>
        <w:t xml:space="preserve">Animal welfare has the heart. RescueNet360 brings the infrastructure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8">
      <w:pPr>
        <w:rPr>
          <w:color w:val="1c4587"/>
        </w:rPr>
      </w:pPr>
      <w:r w:rsidDel="00000000" w:rsidR="00000000" w:rsidRPr="00000000">
        <w:rPr>
          <w:rtl w:val="0"/>
        </w:rPr>
      </w:r>
    </w:p>
    <w:p w:rsidR="00000000" w:rsidDel="00000000" w:rsidP="00000000" w:rsidRDefault="00000000" w:rsidRPr="00000000" w14:paraId="00000019">
      <w:pPr>
        <w:rPr>
          <w:color w:val="6aa84f"/>
        </w:rPr>
      </w:pPr>
      <w:r w:rsidDel="00000000" w:rsidR="00000000" w:rsidRPr="00000000">
        <w:rPr>
          <w:color w:val="1c4587"/>
          <w:rtl w:val="0"/>
        </w:rPr>
        <w:t xml:space="preserve">RescueNet360 gives every pet a persistent identity and connects the people who help them, including owners, finders, shelters, rescues, and fosters. One shared system to reunite lost pets faster, reduce shelter workload, protect kennel space, and improve outcomes at every step.</w:t>
      </w:r>
      <w:r w:rsidDel="00000000" w:rsidR="00000000" w:rsidRPr="00000000">
        <w:rPr>
          <w:color w:val="6aa84f"/>
          <w:rtl w:val="0"/>
        </w:rPr>
        <w:t xml:space="preserve"> </w:t>
      </w:r>
      <w:r w:rsidDel="00000000" w:rsidR="00000000" w:rsidRPr="00000000">
        <w:rPr>
          <w:rtl w:val="0"/>
        </w:rPr>
      </w:r>
    </w:p>
    <w:p w:rsidR="00000000" w:rsidDel="00000000" w:rsidP="00000000" w:rsidRDefault="00000000" w:rsidRPr="00000000" w14:paraId="0000001A">
      <w:pPr>
        <w:pStyle w:val="Heading2"/>
        <w:rPr/>
      </w:pPr>
      <w:bookmarkStart w:colFirst="0" w:colLast="0" w:name="_heading=h.zi385pz0hwww" w:id="7"/>
      <w:bookmarkEnd w:id="7"/>
      <w:r w:rsidDel="00000000" w:rsidR="00000000" w:rsidRPr="00000000">
        <w:rPr>
          <w:rtl w:val="0"/>
        </w:rPr>
        <w:t xml:space="preserve">Section title:  Choose Your Path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heading=h.id9sxsi0s8wd" w:id="8"/>
      <w:bookmarkEnd w:id="8"/>
      <w:r w:rsidDel="00000000" w:rsidR="00000000" w:rsidRPr="00000000">
        <w:rPr>
          <w:rtl w:val="0"/>
        </w:rPr>
        <w:t xml:space="preserve">Section Description:</w:t>
      </w:r>
    </w:p>
    <w:p w:rsidR="00000000" w:rsidDel="00000000" w:rsidP="00000000" w:rsidRDefault="00000000" w:rsidRPr="00000000" w14:paraId="0000001D">
      <w:pPr>
        <w:rPr/>
      </w:pPr>
      <w:r w:rsidDel="00000000" w:rsidR="00000000" w:rsidRPr="00000000">
        <w:rPr>
          <w:rtl w:val="0"/>
        </w:rPr>
        <w:t xml:space="preserve">  </w:t>
      </w:r>
      <w:sdt>
        <w:sdtPr>
          <w:id w:val="-1011343902"/>
          <w:tag w:val="goog_rdk_8"/>
        </w:sdtPr>
        <w:sdtContent>
          <w:ins w:author="Melanie Lent" w:id="2" w:date="2026-07-07T17:19:23Z"/>
          <w:sdt>
            <w:sdtPr>
              <w:id w:val="2045850008"/>
              <w:tag w:val="goog_rdk_9"/>
            </w:sdtPr>
            <w:sdtContent>
              <w:commentRangeStart w:id="5"/>
            </w:sdtContent>
          </w:sdt>
          <w:ins w:author="Melanie Lent" w:id="2" w:date="2026-07-07T17:19:23Z">
            <w:r w:rsidDel="00000000" w:rsidR="00000000" w:rsidRPr="00000000">
              <w:rPr>
                <w:rtl w:val="0"/>
              </w:rPr>
              <w:t xml:space="preserve">Tailored operational </w:t>
            </w:r>
            <w:sdt>
              <w:sdtPr>
                <w:id w:val="783811893"/>
                <w:tag w:val="goog_rdk_10"/>
              </w:sdtPr>
              <w:sdtContent>
                <w:commentRangeStart w:id="5"/>
              </w:sdtContent>
            </w:sdt>
            <w:commentRangeEnd w:id="5"/>
            <w:r w:rsidDel="00000000" w:rsidR="00000000" w:rsidRPr="00000000">
              <w:commentReference w:id="5"/>
            </w:r>
            <w:sdt>
              <w:sdtPr>
                <w:id w:val="-1247513248"/>
                <w:tag w:val="goog_rdk_11"/>
              </w:sdtPr>
              <w:sdtContent>
                <w:r w:rsidDel="00000000" w:rsidR="00000000" w:rsidRPr="00000000">
                  <w:rPr>
                    <w:rtl w:val="0"/>
                    <w:rPrChange w:author="Melanie Lent" w:id="3" w:date="2026-07-07T17:19:23Z">
                      <w:rPr/>
                    </w:rPrChange>
                  </w:rPr>
                  <w:t xml:space="preserve">infrastructure</w:t>
                </w:r>
              </w:sdtContent>
            </w:sdt>
            <w:r w:rsidDel="00000000" w:rsidR="00000000" w:rsidRPr="00000000">
              <w:rPr>
                <w:rtl w:val="0"/>
              </w:rPr>
              <w:t xml:space="preserve"> designed for every role in animal welfare </w:t>
            </w:r>
          </w:ins>
        </w:sdtContent>
      </w:sdt>
      <w:r w:rsidDel="00000000" w:rsidR="00000000" w:rsidRPr="00000000">
        <w:rPr>
          <w:rtl w:val="0"/>
        </w:rPr>
      </w:r>
    </w:p>
    <w:p w:rsidR="00000000" w:rsidDel="00000000" w:rsidP="00000000" w:rsidRDefault="00000000" w:rsidRPr="00000000" w14:paraId="0000001E">
      <w:pPr>
        <w:pStyle w:val="Heading3"/>
        <w:rPr/>
      </w:pPr>
      <w:bookmarkStart w:colFirst="0" w:colLast="0" w:name="_heading=h.ry8dk6pzl7r" w:id="9"/>
      <w:bookmarkEnd w:id="9"/>
      <w:r w:rsidDel="00000000" w:rsidR="00000000" w:rsidRPr="00000000">
        <w:rPr>
          <w:rtl w:val="0"/>
        </w:rPr>
        <w:t xml:space="preserve">Shelters</w:t>
      </w:r>
      <w:sdt>
        <w:sdtPr>
          <w:id w:val="1516905871"/>
          <w:tag w:val="goog_rdk_12"/>
        </w:sdtPr>
        <w:sdtContent>
          <w:commentRangeStart w:id="6"/>
        </w:sdtContent>
      </w:sdt>
      <w:sdt>
        <w:sdtPr>
          <w:id w:val="-1397731504"/>
          <w:tag w:val="goog_rdk_13"/>
        </w:sdtPr>
        <w:sdtContent>
          <w:commentRangeStart w:id="7"/>
        </w:sdtContent>
      </w:sdt>
      <w:sdt>
        <w:sdtPr>
          <w:id w:val="151136432"/>
          <w:tag w:val="goog_rdk_14"/>
        </w:sdtPr>
        <w:sdtContent>
          <w:commentRangeStart w:id="8"/>
        </w:sdtContent>
      </w:sdt>
      <w:r w:rsidDel="00000000" w:rsidR="00000000" w:rsidRPr="00000000">
        <w:rPr>
          <w:rtl w:val="0"/>
        </w:rPr>
      </w:r>
    </w:p>
    <w:p w:rsidR="00000000" w:rsidDel="00000000" w:rsidP="00000000" w:rsidRDefault="00000000" w:rsidRPr="00000000" w14:paraId="0000001F">
      <w:pPr>
        <w:rPr/>
      </w:pP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 coordinate shelters, rescues, transports and fosters to save time, money, and kennel space.  We offer the community a way to help to keep animals out of the shelter in the first place. If they do end up in the shelter, we created a way for shelters to contact the owner directly, even without a microchip.  We also make foster coordination and transport so easy it takes only a few minutes, instead of a few hours . </w:t>
      </w:r>
    </w:p>
    <w:p w:rsidR="00000000" w:rsidDel="00000000" w:rsidP="00000000" w:rsidRDefault="00000000" w:rsidRPr="00000000" w14:paraId="00000021">
      <w:pPr>
        <w:rPr/>
      </w:pPr>
      <w:sdt>
        <w:sdtPr>
          <w:id w:val="-1253111803"/>
          <w:tag w:val="goog_rdk_16"/>
        </w:sdtPr>
        <w:sdtContent>
          <w:ins w:author="Melanie Lent" w:id="4" w:date="2026-07-07T17:20:59Z"/>
          <w:sdt>
            <w:sdtPr>
              <w:id w:val="991374353"/>
              <w:tag w:val="goog_rdk_17"/>
            </w:sdtPr>
            <w:sdtContent>
              <w:commentRangeStart w:id="9"/>
            </w:sdtContent>
          </w:sdt>
          <w:ins w:author="Melanie Lent" w:id="4" w:date="2026-07-07T17:20:59Z">
            <w:r w:rsidDel="00000000" w:rsidR="00000000" w:rsidRPr="00000000">
              <w:rPr>
                <w:rtl w:val="0"/>
              </w:rPr>
              <w:t xml:space="preserve">Your team is doing critical work across disconnected systems.  There is a better way.</w:t>
            </w:r>
          </w:ins>
        </w:sdtContent>
      </w:sdt>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2">
      <w:pPr>
        <w:pStyle w:val="Heading3"/>
        <w:rPr/>
      </w:pPr>
      <w:bookmarkStart w:colFirst="0" w:colLast="0" w:name="_heading=h.tyghybagx5x8" w:id="10"/>
      <w:bookmarkEnd w:id="10"/>
      <w:r w:rsidDel="00000000" w:rsidR="00000000" w:rsidRPr="00000000">
        <w:rPr>
          <w:rtl w:val="0"/>
        </w:rPr>
        <w:t xml:space="preserve">CTA</w:t>
      </w:r>
    </w:p>
    <w:p w:rsidR="00000000" w:rsidDel="00000000" w:rsidP="00000000" w:rsidRDefault="00000000" w:rsidRPr="00000000" w14:paraId="00000023">
      <w:pPr>
        <w:rPr/>
      </w:pPr>
      <w:r w:rsidDel="00000000" w:rsidR="00000000" w:rsidRPr="00000000">
        <w:rPr>
          <w:rtl w:val="0"/>
        </w:rPr>
        <w:t xml:space="preserve">Explore Shelter Tools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heading=h.o5qq2ycmrexz" w:id="11"/>
      <w:bookmarkEnd w:id="11"/>
      <w:r w:rsidDel="00000000" w:rsidR="00000000" w:rsidRPr="00000000">
        <w:rPr>
          <w:rtl w:val="0"/>
        </w:rPr>
        <w:t xml:space="preserve">Rescues</w:t>
      </w:r>
    </w:p>
    <w:p w:rsidR="00000000" w:rsidDel="00000000" w:rsidP="00000000" w:rsidRDefault="00000000" w:rsidRPr="00000000" w14:paraId="00000026">
      <w:pPr>
        <w:rPr/>
      </w:pPr>
      <w:r w:rsidDel="00000000" w:rsidR="00000000" w:rsidRPr="00000000">
        <w:rPr>
          <w:rtl w:val="0"/>
        </w:rPr>
        <w:t xml:space="preserve">Rescues need faster visibility into animals, placements, fosters, and urgent needs. RescueNet360 gives rescue teams a shared dashboard with clear visibility as to where every pet is and where there is open space for more pets.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heading=h.f9c9rt2xbpng" w:id="12"/>
      <w:bookmarkEnd w:id="12"/>
      <w:r w:rsidDel="00000000" w:rsidR="00000000" w:rsidRPr="00000000">
        <w:rPr>
          <w:rtl w:val="0"/>
        </w:rPr>
        <w:t xml:space="preserve">CTA</w:t>
      </w:r>
    </w:p>
    <w:p w:rsidR="00000000" w:rsidDel="00000000" w:rsidP="00000000" w:rsidRDefault="00000000" w:rsidRPr="00000000" w14:paraId="00000029">
      <w:pPr>
        <w:rPr/>
      </w:pPr>
      <w:r w:rsidDel="00000000" w:rsidR="00000000" w:rsidRPr="00000000">
        <w:rPr>
          <w:rtl w:val="0"/>
        </w:rPr>
        <w:t xml:space="preserve">Explore Rescue Tools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heading=h.sdwvfimv74ed" w:id="13"/>
      <w:bookmarkEnd w:id="13"/>
      <w:r w:rsidDel="00000000" w:rsidR="00000000" w:rsidRPr="00000000">
        <w:rPr>
          <w:rtl w:val="0"/>
        </w:rPr>
        <w:t xml:space="preserve">Pet Owners</w:t>
      </w:r>
    </w:p>
    <w:p w:rsidR="00000000" w:rsidDel="00000000" w:rsidP="00000000" w:rsidRDefault="00000000" w:rsidRPr="00000000" w14:paraId="0000002C">
      <w:pPr>
        <w:rPr/>
      </w:pPr>
      <w:r w:rsidDel="00000000" w:rsidR="00000000" w:rsidRPr="00000000">
        <w:rPr>
          <w:rtl w:val="0"/>
        </w:rPr>
        <w:t xml:space="preserve">Your pet’s information should be ready before they go missing especially before disasters. By creating a free pet profile for each of your pets you’ll be able to store their unmistakable biometric identity that will stay with them forever.   It can never be deleted, duplicated or erased unless you choose to do so.</w:t>
      </w:r>
    </w:p>
    <w:p w:rsidR="00000000" w:rsidDel="00000000" w:rsidP="00000000" w:rsidRDefault="00000000" w:rsidRPr="00000000" w14:paraId="0000002D">
      <w:pPr>
        <w:rPr/>
      </w:pPr>
      <w:sdt>
        <w:sdtPr>
          <w:id w:val="-844897964"/>
          <w:tag w:val="goog_rdk_19"/>
        </w:sdtPr>
        <w:sdtContent>
          <w:ins w:author="Melanie Lent" w:id="5" w:date="2026-07-07T17:22:19Z"/>
          <w:sdt>
            <w:sdtPr>
              <w:id w:val="-1578978899"/>
              <w:tag w:val="goog_rdk_20"/>
            </w:sdtPr>
            <w:sdtContent>
              <w:commentRangeStart w:id="10"/>
            </w:sdtContent>
          </w:sdt>
          <w:ins w:author="Melanie Lent" w:id="5" w:date="2026-07-07T17:22:19Z">
            <w:r w:rsidDel="00000000" w:rsidR="00000000" w:rsidRPr="00000000">
              <w:rPr>
                <w:rtl w:val="0"/>
              </w:rPr>
              <w:t xml:space="preserve">Your pet’s information should not live only in your head.  Register, protect, reunite.</w:t>
            </w:r>
          </w:ins>
        </w:sdtContent>
      </w:sdt>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2E">
      <w:pPr>
        <w:pStyle w:val="Heading3"/>
        <w:rPr/>
      </w:pPr>
      <w:bookmarkStart w:colFirst="0" w:colLast="0" w:name="_heading=h.y0fvsg8sp819" w:id="14"/>
      <w:bookmarkEnd w:id="14"/>
      <w:r w:rsidDel="00000000" w:rsidR="00000000" w:rsidRPr="00000000">
        <w:rPr>
          <w:rtl w:val="0"/>
        </w:rPr>
        <w:t xml:space="preserve">CTA</w:t>
      </w:r>
    </w:p>
    <w:p w:rsidR="00000000" w:rsidDel="00000000" w:rsidP="00000000" w:rsidRDefault="00000000" w:rsidRPr="00000000" w14:paraId="0000002F">
      <w:pPr>
        <w:rPr/>
      </w:pPr>
      <w:r w:rsidDel="00000000" w:rsidR="00000000" w:rsidRPr="00000000">
        <w:rPr>
          <w:rtl w:val="0"/>
        </w:rPr>
        <w:t xml:space="preserve">Register Your Pet Free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heading=h.ng8o3eyuc8mf" w:id="15"/>
      <w:bookmarkEnd w:id="15"/>
      <w:r w:rsidDel="00000000" w:rsidR="00000000" w:rsidRPr="00000000">
        <w:rPr>
          <w:rtl w:val="0"/>
        </w:rPr>
        <w:t xml:space="preserve">Sponsors and Partners</w:t>
      </w:r>
    </w:p>
    <w:p w:rsidR="00000000" w:rsidDel="00000000" w:rsidP="00000000" w:rsidRDefault="00000000" w:rsidRPr="00000000" w14:paraId="00000032">
      <w:pPr>
        <w:rPr/>
      </w:pPr>
      <w:r w:rsidDel="00000000" w:rsidR="00000000" w:rsidRPr="00000000">
        <w:rPr>
          <w:rtl w:val="0"/>
        </w:rPr>
        <w:t xml:space="preserve">Your support helps fund regional infrastructure that will save many lives by giving every pet a biometric identity before they go missing.  Your support allows us to supply this to all shelters and rescues in your region at no ongoing cost to them and make our community stronger by giving them access to tools that will help keep pets out of the shelters.</w:t>
      </w:r>
    </w:p>
    <w:p w:rsidR="00000000" w:rsidDel="00000000" w:rsidP="00000000" w:rsidRDefault="00000000" w:rsidRPr="00000000" w14:paraId="00000033">
      <w:pPr>
        <w:rPr/>
      </w:pPr>
      <w:sdt>
        <w:sdtPr>
          <w:id w:val="1822064669"/>
          <w:tag w:val="goog_rdk_22"/>
        </w:sdtPr>
        <w:sdtContent>
          <w:ins w:author="Melanie Lent" w:id="6" w:date="2026-07-07T17:24:24Z"/>
          <w:sdt>
            <w:sdtPr>
              <w:id w:val="2075171390"/>
              <w:tag w:val="goog_rdk_23"/>
            </w:sdtPr>
            <w:sdtContent>
              <w:commentRangeStart w:id="11"/>
            </w:sdtContent>
          </w:sdt>
          <w:ins w:author="Melanie Lent" w:id="6" w:date="2026-07-07T17:24:24Z">
            <w:r w:rsidDel="00000000" w:rsidR="00000000" w:rsidRPr="00000000">
              <w:rPr>
                <w:rtl w:val="0"/>
              </w:rPr>
              <w:t xml:space="preserve">This is infrastructure that protects animals at scale.  See what your support funds.</w:t>
            </w:r>
          </w:ins>
        </w:sdtContent>
      </w:sdt>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4">
      <w:pPr>
        <w:pStyle w:val="Heading3"/>
        <w:rPr/>
      </w:pPr>
      <w:bookmarkStart w:colFirst="0" w:colLast="0" w:name="_heading=h.uj9k2v8zt6ze" w:id="16"/>
      <w:bookmarkEnd w:id="16"/>
      <w:r w:rsidDel="00000000" w:rsidR="00000000" w:rsidRPr="00000000">
        <w:rPr>
          <w:rtl w:val="0"/>
        </w:rPr>
        <w:t xml:space="preserve">CTA</w:t>
      </w:r>
    </w:p>
    <w:p w:rsidR="00000000" w:rsidDel="00000000" w:rsidP="00000000" w:rsidRDefault="00000000" w:rsidRPr="00000000" w14:paraId="00000035">
      <w:pPr>
        <w:rPr/>
      </w:pPr>
      <w:r w:rsidDel="00000000" w:rsidR="00000000" w:rsidRPr="00000000">
        <w:rPr>
          <w:rtl w:val="0"/>
        </w:rPr>
        <w:t xml:space="preserve">Explore Sponsorship</w:t>
      </w:r>
    </w:p>
    <w:p w:rsidR="00000000" w:rsidDel="00000000" w:rsidP="00000000" w:rsidRDefault="00000000" w:rsidRPr="00000000" w14:paraId="00000036">
      <w:pPr>
        <w:rPr/>
      </w:pPr>
      <w:r w:rsidDel="00000000" w:rsidR="00000000" w:rsidRPr="00000000">
        <w:rPr>
          <w:rtl w:val="0"/>
        </w:rPr>
        <w:br w:type="textWrapping"/>
        <w:br w:type="textWrapping"/>
      </w:r>
    </w:p>
    <w:p w:rsidR="00000000" w:rsidDel="00000000" w:rsidP="00000000" w:rsidRDefault="00000000" w:rsidRPr="00000000" w14:paraId="00000037">
      <w:pPr>
        <w:pStyle w:val="Heading2"/>
        <w:rPr/>
      </w:pPr>
      <w:bookmarkStart w:colFirst="0" w:colLast="0" w:name="_heading=h.e1qpotii6n2q" w:id="17"/>
      <w:bookmarkEnd w:id="17"/>
      <w:r w:rsidDel="00000000" w:rsidR="00000000" w:rsidRPr="00000000">
        <w:rPr>
          <w:rtl w:val="0"/>
        </w:rPr>
        <w:t xml:space="preserve">Platform overview section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Section title</w:t>
      </w:r>
    </w:p>
    <w:p w:rsidR="00000000" w:rsidDel="00000000" w:rsidP="00000000" w:rsidRDefault="00000000" w:rsidRPr="00000000" w14:paraId="0000003A">
      <w:pPr>
        <w:rPr/>
      </w:pPr>
      <w:r w:rsidDel="00000000" w:rsidR="00000000" w:rsidRPr="00000000">
        <w:rPr>
          <w:rtl w:val="0"/>
        </w:rPr>
        <w:t xml:space="preserve">One Network. Every Animal. Every Organization.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Body copy</w:t>
      </w:r>
    </w:p>
    <w:p w:rsidR="00000000" w:rsidDel="00000000" w:rsidP="00000000" w:rsidRDefault="00000000" w:rsidRPr="00000000" w14:paraId="0000003D">
      <w:pPr>
        <w:rPr/>
      </w:pPr>
      <w:r w:rsidDel="00000000" w:rsidR="00000000" w:rsidRPr="00000000">
        <w:rPr>
          <w:rtl w:val="0"/>
        </w:rPr>
        <w:t xml:space="preserve">RescueNet360 gives every animal one persistent identity and a clearer information trail. Photos, records, reports, notes, and status updates all  stay connected to the animals biometric identity  as the animals move</w:t>
      </w:r>
      <w:sdt>
        <w:sdtPr>
          <w:id w:val="-1859088931"/>
          <w:tag w:val="goog_rdk_24"/>
        </w:sdtPr>
        <w:sdtContent>
          <w:del w:author="Melanie Lent" w:id="7" w:date="2026-07-07T17:02:48Z">
            <w:r w:rsidDel="00000000" w:rsidR="00000000" w:rsidRPr="00000000">
              <w:rPr>
                <w:rtl w:val="0"/>
              </w:rPr>
              <w:delText xml:space="preserve">s</w:delText>
            </w:r>
          </w:del>
        </w:sdtContent>
      </w:sdt>
      <w:r w:rsidDel="00000000" w:rsidR="00000000" w:rsidRPr="00000000">
        <w:rPr>
          <w:rtl w:val="0"/>
        </w:rPr>
        <w:t xml:space="preserve"> through the system.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helps teams spend less time rebuilding context and more time making the next right decision.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heading=h.3jgcc9j4q485" w:id="18"/>
      <w:bookmarkEnd w:id="18"/>
      <w:r w:rsidDel="00000000" w:rsidR="00000000" w:rsidRPr="00000000">
        <w:rPr>
          <w:rtl w:val="0"/>
        </w:rPr>
        <w:t xml:space="preserve">Pilot CTA band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heading=h.ou26lac0043b" w:id="19"/>
      <w:bookmarkEnd w:id="19"/>
      <w:r w:rsidDel="00000000" w:rsidR="00000000" w:rsidRPr="00000000">
        <w:rPr>
          <w:rtl w:val="0"/>
        </w:rPr>
        <w:t xml:space="preserve">Headline</w:t>
      </w:r>
    </w:p>
    <w:p w:rsidR="00000000" w:rsidDel="00000000" w:rsidP="00000000" w:rsidRDefault="00000000" w:rsidRPr="00000000" w14:paraId="00000044">
      <w:pPr>
        <w:rPr/>
      </w:pPr>
      <w:r w:rsidDel="00000000" w:rsidR="00000000" w:rsidRPr="00000000">
        <w:rPr>
          <w:rtl w:val="0"/>
        </w:rPr>
        <w:t xml:space="preserve">Founding Pilot Partners Are Now Being Selected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heading=h.6la0xarf1vu3" w:id="20"/>
      <w:bookmarkEnd w:id="20"/>
      <w:r w:rsidDel="00000000" w:rsidR="00000000" w:rsidRPr="00000000">
        <w:rPr>
          <w:rtl w:val="0"/>
        </w:rPr>
        <w:t xml:space="preserve">Body copy</w:t>
      </w:r>
    </w:p>
    <w:p w:rsidR="00000000" w:rsidDel="00000000" w:rsidP="00000000" w:rsidRDefault="00000000" w:rsidRPr="00000000" w14:paraId="00000047">
      <w:pPr>
        <w:rPr/>
      </w:pPr>
      <w:r w:rsidDel="00000000" w:rsidR="00000000" w:rsidRPr="00000000">
        <w:rPr>
          <w:rtl w:val="0"/>
        </w:rPr>
        <w:t xml:space="preserve">RescueNet360 is selecting a small group of shelters and rescues to test real workflows, give honest feedback, and help shape the platform before broader launch.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is early access with a real seat at the table.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CTA</w:t>
      </w:r>
    </w:p>
    <w:p w:rsidR="00000000" w:rsidDel="00000000" w:rsidP="00000000" w:rsidRDefault="00000000" w:rsidRPr="00000000" w14:paraId="0000004C">
      <w:pPr>
        <w:rPr/>
      </w:pPr>
      <w:r w:rsidDel="00000000" w:rsidR="00000000" w:rsidRPr="00000000">
        <w:rPr>
          <w:rtl w:val="0"/>
        </w:rPr>
        <w:t xml:space="preserve">Apply for Pilot Access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heading=h.k40095m4tzkn" w:id="21"/>
      <w:bookmarkEnd w:id="21"/>
      <w:r w:rsidDel="00000000" w:rsidR="00000000" w:rsidRPr="00000000">
        <w:rPr>
          <w:rtl w:val="0"/>
        </w:rPr>
        <w:t xml:space="preserve">Mission </w:t>
      </w:r>
      <w:sdt>
        <w:sdtPr>
          <w:id w:val="-807849266"/>
          <w:tag w:val="goog_rdk_25"/>
        </w:sdtPr>
        <w:sdtContent>
          <w:commentRangeStart w:id="12"/>
        </w:sdtContent>
      </w:sdt>
      <w:r w:rsidDel="00000000" w:rsidR="00000000" w:rsidRPr="00000000">
        <w:rPr>
          <w:rtl w:val="0"/>
        </w:rPr>
        <w:t xml:space="preserve">section</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Headline</w:t>
      </w:r>
    </w:p>
    <w:p w:rsidR="00000000" w:rsidDel="00000000" w:rsidP="00000000" w:rsidRDefault="00000000" w:rsidRPr="00000000" w14:paraId="00000051">
      <w:pPr>
        <w:rPr/>
      </w:pPr>
      <w:r w:rsidDel="00000000" w:rsidR="00000000" w:rsidRPr="00000000">
        <w:rPr>
          <w:rtl w:val="0"/>
        </w:rPr>
        <w:t xml:space="preserve">Animals start over at every </w:t>
      </w:r>
      <w:sdt>
        <w:sdtPr>
          <w:id w:val="-1325180108"/>
          <w:tag w:val="goog_rdk_26"/>
        </w:sdtPr>
        <w:sdtContent>
          <w:ins w:author="Melanie Lent" w:id="8" w:date="2026-07-07T17:30:47Z"/>
          <w:sdt>
            <w:sdtPr>
              <w:id w:val="-1651554347"/>
              <w:tag w:val="goog_rdk_27"/>
            </w:sdtPr>
            <w:sdtContent>
              <w:ins w:author="Melanie Lent" w:id="8" w:date="2026-07-07T17:30:47Z">
                <w:r w:rsidDel="00000000" w:rsidR="00000000" w:rsidRPr="00000000">
                  <w:rPr>
                    <w:rtl w:val="0"/>
                    <w:rPrChange w:author="Melanie Lent" w:id="9" w:date="2026-07-07T17:30:47Z">
                      <w:rPr/>
                    </w:rPrChange>
                  </w:rPr>
                  <w:t xml:space="preserve">facility</w:t>
                </w:r>
              </w:ins>
            </w:sdtContent>
          </w:sdt>
          <w:ins w:author="Melanie Lent" w:id="8" w:date="2026-07-07T17:30:47Z"/>
        </w:sdtContent>
      </w:sdt>
      <w:sdt>
        <w:sdtPr>
          <w:id w:val="-2040240450"/>
          <w:tag w:val="goog_rdk_28"/>
        </w:sdtPr>
        <w:sdtContent>
          <w:del w:author="Melanie Lent" w:id="8" w:date="2026-07-07T17:30:47Z"/>
          <w:sdt>
            <w:sdtPr>
              <w:id w:val="2007559511"/>
              <w:tag w:val="goog_rdk_29"/>
            </w:sdtPr>
            <w:sdtContent>
              <w:del w:author="Melanie Lent" w:id="8" w:date="2026-07-07T17:30:47Z">
                <w:r w:rsidDel="00000000" w:rsidR="00000000" w:rsidRPr="00000000">
                  <w:rPr>
                    <w:rtl w:val="0"/>
                    <w:rPrChange w:author="Melanie Lent" w:id="9" w:date="2026-07-07T17:30:47Z">
                      <w:rPr/>
                    </w:rPrChange>
                  </w:rPr>
                  <w:delText xml:space="preserve">faciality</w:delText>
                </w:r>
              </w:del>
            </w:sdtContent>
          </w:sdt>
          <w:del w:author="Melanie Lent" w:id="8" w:date="2026-07-07T17:30:47Z"/>
        </w:sdtContent>
      </w:sdt>
      <w:r w:rsidDel="00000000" w:rsidR="00000000" w:rsidRPr="00000000">
        <w:rPr>
          <w:rtl w:val="0"/>
        </w:rPr>
        <w:t xml:space="preserve"> they enter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Body copy</w:t>
      </w:r>
    </w:p>
    <w:p w:rsidR="00000000" w:rsidDel="00000000" w:rsidP="00000000" w:rsidRDefault="00000000" w:rsidRPr="00000000" w14:paraId="00000054">
      <w:pPr>
        <w:rPr/>
      </w:pPr>
      <w:r w:rsidDel="00000000" w:rsidR="00000000" w:rsidRPr="00000000">
        <w:rPr>
          <w:rtl w:val="0"/>
        </w:rPr>
        <w:t xml:space="preserve">A found pet report, shelter intake record, foster note, medical update, or rescue request should not sit isolated in separate systems.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RescueNet360 helps the right people see the right information sooner, so more animals have a better chance at getting home, getting placed, or getting help.</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heading=h.bvi372ut2tgc" w:id="22"/>
      <w:bookmarkEnd w:id="22"/>
      <w:r w:rsidDel="00000000" w:rsidR="00000000" w:rsidRPr="00000000">
        <w:rPr>
          <w:rtl w:val="0"/>
        </w:rPr>
        <w:t xml:space="preserve">SHELTERS AND RESCUES PAGE</w:t>
      </w:r>
    </w:p>
    <w:p w:rsidR="00000000" w:rsidDel="00000000" w:rsidP="00000000" w:rsidRDefault="00000000" w:rsidRPr="00000000" w14:paraId="00000059">
      <w:pPr>
        <w:rPr/>
      </w:pPr>
      <w:r w:rsidDel="00000000" w:rsidR="00000000" w:rsidRPr="00000000">
        <w:rPr>
          <w:rtl w:val="0"/>
        </w:rPr>
        <w:t xml:space="preserve">URL: /shelters-rescues</w:t>
      </w:r>
    </w:p>
    <w:p w:rsidR="00000000" w:rsidDel="00000000" w:rsidP="00000000" w:rsidRDefault="00000000" w:rsidRPr="00000000" w14:paraId="0000005A">
      <w:pPr>
        <w:pStyle w:val="Heading2"/>
        <w:rPr/>
      </w:pPr>
      <w:bookmarkStart w:colFirst="0" w:colLast="0" w:name="_heading=h.extql640t654" w:id="23"/>
      <w:bookmarkEnd w:id="23"/>
      <w:r w:rsidDel="00000000" w:rsidR="00000000" w:rsidRPr="00000000">
        <w:rPr>
          <w:rtl w:val="0"/>
        </w:rPr>
        <w:t xml:space="preserve">Hero section</w:t>
      </w:r>
    </w:p>
    <w:p w:rsidR="00000000" w:rsidDel="00000000" w:rsidP="00000000" w:rsidRDefault="00000000" w:rsidRPr="00000000" w14:paraId="0000005B">
      <w:pPr>
        <w:pStyle w:val="Heading3"/>
        <w:rPr/>
      </w:pPr>
      <w:bookmarkStart w:colFirst="0" w:colLast="0" w:name="_heading=h.wqf1sc9dq057" w:id="24"/>
      <w:bookmarkEnd w:id="24"/>
      <w:r w:rsidDel="00000000" w:rsidR="00000000" w:rsidRPr="00000000">
        <w:rPr>
          <w:rtl w:val="0"/>
        </w:rPr>
        <w:t xml:space="preserve">Headline</w:t>
      </w:r>
    </w:p>
    <w:p w:rsidR="00000000" w:rsidDel="00000000" w:rsidP="00000000" w:rsidRDefault="00000000" w:rsidRPr="00000000" w14:paraId="0000005C">
      <w:pPr>
        <w:rPr/>
      </w:pPr>
      <w:r w:rsidDel="00000000" w:rsidR="00000000" w:rsidRPr="00000000">
        <w:rPr>
          <w:rtl w:val="0"/>
        </w:rPr>
        <w:t xml:space="preserve">Animal Welfare Is Hard Enough. Your Tools Should Make the Work Easier.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Supporting copy</w:t>
      </w:r>
    </w:p>
    <w:p w:rsidR="00000000" w:rsidDel="00000000" w:rsidP="00000000" w:rsidRDefault="00000000" w:rsidRPr="00000000" w14:paraId="0000005F">
      <w:pPr>
        <w:rPr/>
      </w:pPr>
      <w:r w:rsidDel="00000000" w:rsidR="00000000" w:rsidRPr="00000000">
        <w:rPr>
          <w:rtl w:val="0"/>
        </w:rPr>
        <w:t xml:space="preserve">RescueNet360 connects animal records, intake workflows, reunification, foster coordination, and rescue visibility through one regional network.  You only share what you choose to share.  We do this through a module based software that allows you to continue using the shelter management </w:t>
      </w:r>
      <w:sdt>
        <w:sdtPr>
          <w:id w:val="1005608534"/>
          <w:tag w:val="goog_rdk_30"/>
        </w:sdtPr>
        <w:sdtContent>
          <w:commentRangeStart w:id="13"/>
        </w:sdtContent>
      </w:sdt>
      <w:r w:rsidDel="00000000" w:rsidR="00000000" w:rsidRPr="00000000">
        <w:rPr>
          <w:rtl w:val="0"/>
        </w:rPr>
        <w:t xml:space="preserve">software</w:t>
      </w:r>
      <w:commentRangeEnd w:id="13"/>
      <w:r w:rsidDel="00000000" w:rsidR="00000000" w:rsidRPr="00000000">
        <w:commentReference w:id="13"/>
      </w:r>
      <w:r w:rsidDel="00000000" w:rsidR="00000000" w:rsidRPr="00000000">
        <w:rPr>
          <w:rtl w:val="0"/>
        </w:rPr>
        <w:t xml:space="preserve"> that you are used to but give you the opportunity to use rescuenet more and more as you see the time and money it saves.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RescueNet360 adds the coordination layer around them.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heading=h.9q0yrq7ndqqe" w:id="25"/>
      <w:bookmarkEnd w:id="25"/>
      <w:r w:rsidDel="00000000" w:rsidR="00000000" w:rsidRPr="00000000">
        <w:rPr>
          <w:rtl w:val="0"/>
        </w:rPr>
        <w:t xml:space="preserve">Primary CTA</w:t>
      </w:r>
    </w:p>
    <w:p w:rsidR="00000000" w:rsidDel="00000000" w:rsidP="00000000" w:rsidRDefault="00000000" w:rsidRPr="00000000" w14:paraId="00000064">
      <w:pPr>
        <w:rPr/>
      </w:pPr>
      <w:r w:rsidDel="00000000" w:rsidR="00000000" w:rsidRPr="00000000">
        <w:rPr>
          <w:rtl w:val="0"/>
        </w:rPr>
        <w:t xml:space="preserve">Apply for Pilot Access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heading=h.mk3hh5yhzypd" w:id="26"/>
      <w:bookmarkEnd w:id="26"/>
      <w:r w:rsidDel="00000000" w:rsidR="00000000" w:rsidRPr="00000000">
        <w:rPr>
          <w:rtl w:val="0"/>
        </w:rPr>
        <w:t xml:space="preserve">Problem section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heading=h.gsp6be9nd7m5" w:id="27"/>
      <w:bookmarkEnd w:id="27"/>
      <w:r w:rsidDel="00000000" w:rsidR="00000000" w:rsidRPr="00000000">
        <w:rPr>
          <w:rtl w:val="0"/>
        </w:rPr>
        <w:t xml:space="preserve">Section title</w:t>
      </w:r>
    </w:p>
    <w:p w:rsidR="00000000" w:rsidDel="00000000" w:rsidP="00000000" w:rsidRDefault="00000000" w:rsidRPr="00000000" w14:paraId="00000069">
      <w:pPr>
        <w:rPr/>
      </w:pPr>
      <w:r w:rsidDel="00000000" w:rsidR="00000000" w:rsidRPr="00000000">
        <w:rPr>
          <w:rtl w:val="0"/>
        </w:rPr>
        <w:t xml:space="preserve">You Already Know the Pressure.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heading=h.hn94k11lh6xl" w:id="28"/>
      <w:bookmarkEnd w:id="28"/>
      <w:r w:rsidDel="00000000" w:rsidR="00000000" w:rsidRPr="00000000">
        <w:rPr>
          <w:rtl w:val="0"/>
        </w:rPr>
        <w:t xml:space="preserve">Body copy</w:t>
      </w:r>
    </w:p>
    <w:p w:rsidR="00000000" w:rsidDel="00000000" w:rsidP="00000000" w:rsidRDefault="00000000" w:rsidRPr="00000000" w14:paraId="0000006C">
      <w:pPr>
        <w:rPr/>
      </w:pPr>
      <w:r w:rsidDel="00000000" w:rsidR="00000000" w:rsidRPr="00000000">
        <w:rPr>
          <w:rtl w:val="0"/>
        </w:rPr>
        <w:t xml:space="preserve">Shelters and rescues work inside a system that asks too much from too few people.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Records live in different places. Lost pet reports sit outside shelter workflows. Foster updates move through texts and inboxes. Rescue requests spread across posts, emails, calls, and spreadsheets.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people care. The problem is coordination.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heading=h.b5vh45r84rxu" w:id="29"/>
      <w:bookmarkEnd w:id="29"/>
      <w:r w:rsidDel="00000000" w:rsidR="00000000" w:rsidRPr="00000000">
        <w:rPr>
          <w:rtl w:val="0"/>
        </w:rPr>
        <w:t xml:space="preserve">Common pain points</w:t>
      </w:r>
    </w:p>
    <w:p w:rsidR="00000000" w:rsidDel="00000000" w:rsidP="00000000" w:rsidRDefault="00000000" w:rsidRPr="00000000" w14:paraId="00000073">
      <w:pPr>
        <w:rPr/>
      </w:pPr>
      <w:r w:rsidDel="00000000" w:rsidR="00000000" w:rsidRPr="00000000">
        <w:rPr>
          <w:rtl w:val="0"/>
        </w:rPr>
        <w:t xml:space="preserve">Animal history gets harder to follow every time a pet moves.</w:t>
      </w:r>
    </w:p>
    <w:p w:rsidR="00000000" w:rsidDel="00000000" w:rsidP="00000000" w:rsidRDefault="00000000" w:rsidRPr="00000000" w14:paraId="00000074">
      <w:pPr>
        <w:rPr/>
      </w:pPr>
      <w:r w:rsidDel="00000000" w:rsidR="00000000" w:rsidRPr="00000000">
        <w:rPr>
          <w:rtl w:val="0"/>
        </w:rPr>
        <w:t xml:space="preserve">Staff spend time chasing records instead of moving the work forward.</w:t>
      </w:r>
    </w:p>
    <w:p w:rsidR="00000000" w:rsidDel="00000000" w:rsidP="00000000" w:rsidRDefault="00000000" w:rsidRPr="00000000" w14:paraId="00000075">
      <w:pPr>
        <w:rPr/>
      </w:pPr>
      <w:r w:rsidDel="00000000" w:rsidR="00000000" w:rsidRPr="00000000">
        <w:rPr>
          <w:rtl w:val="0"/>
        </w:rPr>
        <w:t xml:space="preserve">Lost and found matches rely too much on manual searching.</w:t>
      </w:r>
    </w:p>
    <w:p w:rsidR="00000000" w:rsidDel="00000000" w:rsidP="00000000" w:rsidRDefault="00000000" w:rsidRPr="00000000" w14:paraId="00000076">
      <w:pPr>
        <w:rPr/>
      </w:pPr>
      <w:r w:rsidDel="00000000" w:rsidR="00000000" w:rsidRPr="00000000">
        <w:rPr>
          <w:rtl w:val="0"/>
        </w:rPr>
        <w:t xml:space="preserve">Foster placement decisions take longer than they should.</w:t>
      </w:r>
    </w:p>
    <w:p w:rsidR="00000000" w:rsidDel="00000000" w:rsidP="00000000" w:rsidRDefault="00000000" w:rsidRPr="00000000" w14:paraId="00000077">
      <w:pPr>
        <w:rPr/>
      </w:pPr>
      <w:r w:rsidDel="00000000" w:rsidR="00000000" w:rsidRPr="00000000">
        <w:rPr>
          <w:rtl w:val="0"/>
        </w:rPr>
        <w:t xml:space="preserve">Rescue teams miss animals they might have helped.</w:t>
      </w:r>
    </w:p>
    <w:p w:rsidR="00000000" w:rsidDel="00000000" w:rsidP="00000000" w:rsidRDefault="00000000" w:rsidRPr="00000000" w14:paraId="00000078">
      <w:pPr>
        <w:rPr/>
      </w:pPr>
      <w:r w:rsidDel="00000000" w:rsidR="00000000" w:rsidRPr="00000000">
        <w:rPr>
          <w:rtl w:val="0"/>
        </w:rPr>
        <w:t xml:space="preserve">Urgent needs compete across too many channels.</w:t>
      </w:r>
    </w:p>
    <w:p w:rsidR="00000000" w:rsidDel="00000000" w:rsidP="00000000" w:rsidRDefault="00000000" w:rsidRPr="00000000" w14:paraId="00000079">
      <w:pPr>
        <w:rPr/>
      </w:pPr>
      <w:r w:rsidDel="00000000" w:rsidR="00000000" w:rsidRPr="00000000">
        <w:rPr>
          <w:rtl w:val="0"/>
        </w:rPr>
        <w:t xml:space="preserve">Leadership has limited visibility into what is happening across the full region.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heading=h.v2df855rdmk" w:id="30"/>
      <w:bookmarkEnd w:id="30"/>
      <w:r w:rsidDel="00000000" w:rsidR="00000000" w:rsidRPr="00000000">
        <w:rPr>
          <w:rtl w:val="0"/>
        </w:rPr>
        <w:t xml:space="preserve">What RescueNet360 does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heading=h.et6ogganvdja" w:id="31"/>
      <w:bookmarkEnd w:id="31"/>
      <w:r w:rsidDel="00000000" w:rsidR="00000000" w:rsidRPr="00000000">
        <w:rPr>
          <w:rtl w:val="0"/>
        </w:rPr>
        <w:t xml:space="preserve">Section title</w:t>
      </w:r>
    </w:p>
    <w:p w:rsidR="00000000" w:rsidDel="00000000" w:rsidP="00000000" w:rsidRDefault="00000000" w:rsidRPr="00000000" w14:paraId="0000007E">
      <w:pPr>
        <w:rPr/>
      </w:pPr>
      <w:r w:rsidDel="00000000" w:rsidR="00000000" w:rsidRPr="00000000">
        <w:rPr>
          <w:rtl w:val="0"/>
        </w:rPr>
        <w:t xml:space="preserve">One Connected Network for Animal Welfare Operations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heading=h.3gpxxqpl4wp6" w:id="32"/>
      <w:bookmarkEnd w:id="32"/>
      <w:r w:rsidDel="00000000" w:rsidR="00000000" w:rsidRPr="00000000">
        <w:rPr>
          <w:rtl w:val="0"/>
        </w:rPr>
        <w:t xml:space="preserve">Body copy</w:t>
      </w:r>
    </w:p>
    <w:p w:rsidR="00000000" w:rsidDel="00000000" w:rsidP="00000000" w:rsidRDefault="00000000" w:rsidRPr="00000000" w14:paraId="00000081">
      <w:pPr>
        <w:rPr/>
      </w:pPr>
      <w:r w:rsidDel="00000000" w:rsidR="00000000" w:rsidRPr="00000000">
        <w:rPr>
          <w:rtl w:val="0"/>
        </w:rPr>
        <w:t xml:space="preserve">RescueNet360 helps animal welfare teams connect the work that usually gets separated.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For shelters, RescueNet360 supports intake visibility, persistent pet identity, lost and found matching, owner communication, public profiles, and regional coordination.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For rescues, RescueNet360 supports animal visibility, foster readiness, placement coordination, urgent response, shared records, and easier collaboration with shelters.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heading=h.ecuyh6cx8yc6" w:id="33"/>
      <w:bookmarkEnd w:id="33"/>
      <w:r w:rsidDel="00000000" w:rsidR="00000000" w:rsidRPr="00000000">
        <w:rPr>
          <w:rtl w:val="0"/>
        </w:rPr>
        <w:t xml:space="preserve">Core capabilities</w:t>
      </w:r>
    </w:p>
    <w:p w:rsidR="00000000" w:rsidDel="00000000" w:rsidP="00000000" w:rsidRDefault="00000000" w:rsidRPr="00000000" w14:paraId="00000088">
      <w:pPr>
        <w:rPr/>
      </w:pPr>
      <w:r w:rsidDel="00000000" w:rsidR="00000000" w:rsidRPr="00000000">
        <w:rPr>
          <w:rtl w:val="0"/>
        </w:rPr>
        <w:t xml:space="preserve">Persistent digital pet identity</w:t>
      </w:r>
    </w:p>
    <w:p w:rsidR="00000000" w:rsidDel="00000000" w:rsidP="00000000" w:rsidRDefault="00000000" w:rsidRPr="00000000" w14:paraId="00000089">
      <w:pPr>
        <w:rPr/>
      </w:pPr>
      <w:r w:rsidDel="00000000" w:rsidR="00000000" w:rsidRPr="00000000">
        <w:rPr>
          <w:rtl w:val="0"/>
        </w:rPr>
        <w:t xml:space="preserve">Pet profiles with photos, records, documents, and key details</w:t>
      </w:r>
    </w:p>
    <w:p w:rsidR="00000000" w:rsidDel="00000000" w:rsidP="00000000" w:rsidRDefault="00000000" w:rsidRPr="00000000" w14:paraId="0000008A">
      <w:pPr>
        <w:rPr/>
      </w:pPr>
      <w:r w:rsidDel="00000000" w:rsidR="00000000" w:rsidRPr="00000000">
        <w:rPr>
          <w:rtl w:val="0"/>
        </w:rPr>
        <w:t xml:space="preserve">Lost and found reporting</w:t>
      </w:r>
    </w:p>
    <w:p w:rsidR="00000000" w:rsidDel="00000000" w:rsidP="00000000" w:rsidRDefault="00000000" w:rsidRPr="00000000" w14:paraId="0000008B">
      <w:pPr>
        <w:rPr/>
      </w:pPr>
      <w:r w:rsidDel="00000000" w:rsidR="00000000" w:rsidRPr="00000000">
        <w:rPr>
          <w:rtl w:val="0"/>
        </w:rPr>
        <w:t xml:space="preserve">Reunification matching with confidence levels</w:t>
      </w:r>
    </w:p>
    <w:p w:rsidR="00000000" w:rsidDel="00000000" w:rsidP="00000000" w:rsidRDefault="00000000" w:rsidRPr="00000000" w14:paraId="0000008C">
      <w:pPr>
        <w:rPr/>
      </w:pPr>
      <w:r w:rsidDel="00000000" w:rsidR="00000000" w:rsidRPr="00000000">
        <w:rPr>
          <w:rtl w:val="0"/>
        </w:rPr>
        <w:t xml:space="preserve">Shelter intake and animal tracking support</w:t>
      </w:r>
    </w:p>
    <w:p w:rsidR="00000000" w:rsidDel="00000000" w:rsidP="00000000" w:rsidRDefault="00000000" w:rsidRPr="00000000" w14:paraId="0000008D">
      <w:pPr>
        <w:rPr/>
      </w:pPr>
      <w:r w:rsidDel="00000000" w:rsidR="00000000" w:rsidRPr="00000000">
        <w:rPr>
          <w:rtl w:val="0"/>
        </w:rPr>
        <w:t xml:space="preserve">Rescue visibility and coordination</w:t>
      </w:r>
    </w:p>
    <w:p w:rsidR="00000000" w:rsidDel="00000000" w:rsidP="00000000" w:rsidRDefault="00000000" w:rsidRPr="00000000" w14:paraId="0000008E">
      <w:pPr>
        <w:rPr/>
      </w:pPr>
      <w:r w:rsidDel="00000000" w:rsidR="00000000" w:rsidRPr="00000000">
        <w:rPr>
          <w:rtl w:val="0"/>
        </w:rPr>
        <w:t xml:space="preserve">Foster placement support</w:t>
      </w:r>
    </w:p>
    <w:p w:rsidR="00000000" w:rsidDel="00000000" w:rsidP="00000000" w:rsidRDefault="00000000" w:rsidRPr="00000000" w14:paraId="0000008F">
      <w:pPr>
        <w:rPr/>
      </w:pPr>
      <w:r w:rsidDel="00000000" w:rsidR="00000000" w:rsidRPr="00000000">
        <w:rPr>
          <w:rtl w:val="0"/>
        </w:rPr>
        <w:t xml:space="preserve">Transport workflow support</w:t>
      </w:r>
    </w:p>
    <w:p w:rsidR="00000000" w:rsidDel="00000000" w:rsidP="00000000" w:rsidRDefault="00000000" w:rsidRPr="00000000" w14:paraId="00000090">
      <w:pPr>
        <w:rPr/>
      </w:pPr>
      <w:r w:rsidDel="00000000" w:rsidR="00000000" w:rsidRPr="00000000">
        <w:rPr>
          <w:rtl w:val="0"/>
        </w:rPr>
        <w:t xml:space="preserve">Public pet profiles</w:t>
      </w:r>
    </w:p>
    <w:p w:rsidR="00000000" w:rsidDel="00000000" w:rsidP="00000000" w:rsidRDefault="00000000" w:rsidRPr="00000000" w14:paraId="00000091">
      <w:pPr>
        <w:rPr/>
      </w:pPr>
      <w:r w:rsidDel="00000000" w:rsidR="00000000" w:rsidRPr="00000000">
        <w:rPr>
          <w:rtl w:val="0"/>
        </w:rPr>
        <w:t xml:space="preserve">Adoption and organization pages</w:t>
      </w:r>
    </w:p>
    <w:p w:rsidR="00000000" w:rsidDel="00000000" w:rsidP="00000000" w:rsidRDefault="00000000" w:rsidRPr="00000000" w14:paraId="00000092">
      <w:pPr>
        <w:rPr/>
      </w:pPr>
      <w:r w:rsidDel="00000000" w:rsidR="00000000" w:rsidRPr="00000000">
        <w:rPr>
          <w:rtl w:val="0"/>
        </w:rPr>
        <w:t xml:space="preserve">Tasks, contacts, and team visibility</w:t>
      </w:r>
    </w:p>
    <w:p w:rsidR="00000000" w:rsidDel="00000000" w:rsidP="00000000" w:rsidRDefault="00000000" w:rsidRPr="00000000" w14:paraId="00000093">
      <w:pPr>
        <w:rPr/>
      </w:pPr>
      <w:r w:rsidDel="00000000" w:rsidR="00000000" w:rsidRPr="00000000">
        <w:rPr>
          <w:rtl w:val="0"/>
        </w:rPr>
        <w:t xml:space="preserve">Reporting and outcome insights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heading=h.mwhawz4oauod" w:id="34"/>
      <w:bookmarkEnd w:id="34"/>
      <w:r w:rsidDel="00000000" w:rsidR="00000000" w:rsidRPr="00000000">
        <w:rPr>
          <w:rtl w:val="0"/>
        </w:rPr>
        <w:t xml:space="preserve">Pilot section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pPr>
      <w:bookmarkStart w:colFirst="0" w:colLast="0" w:name="_heading=h.fwvy5zxypfb7" w:id="35"/>
      <w:bookmarkEnd w:id="35"/>
      <w:r w:rsidDel="00000000" w:rsidR="00000000" w:rsidRPr="00000000">
        <w:rPr>
          <w:rtl w:val="0"/>
        </w:rPr>
        <w:t xml:space="preserve">Headline</w:t>
      </w:r>
    </w:p>
    <w:p w:rsidR="00000000" w:rsidDel="00000000" w:rsidP="00000000" w:rsidRDefault="00000000" w:rsidRPr="00000000" w14:paraId="00000098">
      <w:pPr>
        <w:rPr/>
      </w:pPr>
      <w:r w:rsidDel="00000000" w:rsidR="00000000" w:rsidRPr="00000000">
        <w:rPr>
          <w:rtl w:val="0"/>
        </w:rPr>
        <w:t xml:space="preserve">Shape the Standard. Help Build the network Animal Welfare has always </w:t>
      </w:r>
      <w:sdt>
        <w:sdtPr>
          <w:id w:val="-811231570"/>
          <w:tag w:val="goog_rdk_31"/>
        </w:sdtPr>
        <w:sdtContent>
          <w:ins w:author="Melanie Lent" w:id="10" w:date="2026-07-07T17:45:56Z"/>
          <w:sdt>
            <w:sdtPr>
              <w:id w:val="2049479234"/>
              <w:tag w:val="goog_rdk_32"/>
            </w:sdtPr>
            <w:sdtContent>
              <w:ins w:author="Melanie Lent" w:id="10" w:date="2026-07-07T17:45:56Z">
                <w:r w:rsidDel="00000000" w:rsidR="00000000" w:rsidRPr="00000000">
                  <w:rPr>
                    <w:rtl w:val="0"/>
                    <w:rPrChange w:author="Melanie Lent" w:id="11" w:date="2026-07-07T17:45:56Z">
                      <w:rPr/>
                    </w:rPrChange>
                  </w:rPr>
                  <w:t xml:space="preserve">needed</w:t>
                </w:r>
              </w:ins>
            </w:sdtContent>
          </w:sdt>
          <w:ins w:author="Melanie Lent" w:id="10" w:date="2026-07-07T17:45:56Z"/>
        </w:sdtContent>
      </w:sdt>
      <w:sdt>
        <w:sdtPr>
          <w:id w:val="-1885873037"/>
          <w:tag w:val="goog_rdk_33"/>
        </w:sdtPr>
        <w:sdtContent>
          <w:del w:author="Melanie Lent" w:id="10" w:date="2026-07-07T17:45:56Z"/>
          <w:sdt>
            <w:sdtPr>
              <w:id w:val="-1114080115"/>
              <w:tag w:val="goog_rdk_34"/>
            </w:sdtPr>
            <w:sdtContent>
              <w:del w:author="Melanie Lent" w:id="10" w:date="2026-07-07T17:45:56Z">
                <w:r w:rsidDel="00000000" w:rsidR="00000000" w:rsidRPr="00000000">
                  <w:rPr>
                    <w:rtl w:val="0"/>
                    <w:rPrChange w:author="Melanie Lent" w:id="11" w:date="2026-07-07T17:45:56Z">
                      <w:rPr/>
                    </w:rPrChange>
                  </w:rPr>
                  <w:delText xml:space="preserve">needed.t</w:delText>
                </w:r>
              </w:del>
            </w:sdtContent>
          </w:sdt>
          <w:del w:author="Melanie Lent" w:id="10" w:date="2026-07-07T17:45:56Z"/>
        </w:sdtContent>
      </w:sdt>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heading=h.3l4mdfdvkj9a" w:id="36"/>
      <w:bookmarkEnd w:id="36"/>
      <w:r w:rsidDel="00000000" w:rsidR="00000000" w:rsidRPr="00000000">
        <w:rPr>
          <w:rtl w:val="0"/>
        </w:rPr>
        <w:t xml:space="preserve">Body copy</w:t>
      </w:r>
    </w:p>
    <w:p w:rsidR="00000000" w:rsidDel="00000000" w:rsidP="00000000" w:rsidRDefault="00000000" w:rsidRPr="00000000" w14:paraId="0000009B">
      <w:pPr>
        <w:rPr/>
      </w:pPr>
      <w:r w:rsidDel="00000000" w:rsidR="00000000" w:rsidRPr="00000000">
        <w:rPr>
          <w:rtl w:val="0"/>
        </w:rPr>
        <w:t xml:space="preserve">RescueNet360 is in active development with real platform capabilities already built.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We are inviting a small group of shelters and rescues to test real workflows, tell us what fits, tell us what does not, and help prioritize the next build decisions.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 do not need to replace everything overnight. This pilot is about testing what works, improving what needs work, and building around real animal welfare operations.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heading=h.9ayb6j9ib32x" w:id="37"/>
      <w:bookmarkEnd w:id="37"/>
      <w:r w:rsidDel="00000000" w:rsidR="00000000" w:rsidRPr="00000000">
        <w:rPr>
          <w:rtl w:val="0"/>
        </w:rPr>
        <w:t xml:space="preserve">Pilot partners receive</w:t>
      </w:r>
    </w:p>
    <w:p w:rsidR="00000000" w:rsidDel="00000000" w:rsidP="00000000" w:rsidRDefault="00000000" w:rsidRPr="00000000" w14:paraId="000000A2">
      <w:pPr>
        <w:rPr/>
      </w:pPr>
      <w:r w:rsidDel="00000000" w:rsidR="00000000" w:rsidRPr="00000000">
        <w:rPr>
          <w:rtl w:val="0"/>
        </w:rPr>
        <w:t xml:space="preserve">Early platform access</w:t>
      </w:r>
    </w:p>
    <w:p w:rsidR="00000000" w:rsidDel="00000000" w:rsidP="00000000" w:rsidRDefault="00000000" w:rsidRPr="00000000" w14:paraId="000000A3">
      <w:pPr>
        <w:rPr/>
      </w:pPr>
      <w:r w:rsidDel="00000000" w:rsidR="00000000" w:rsidRPr="00000000">
        <w:rPr>
          <w:rtl w:val="0"/>
        </w:rPr>
        <w:t xml:space="preserve">Direct input into feature priorities</w:t>
      </w:r>
    </w:p>
    <w:p w:rsidR="00000000" w:rsidDel="00000000" w:rsidP="00000000" w:rsidRDefault="00000000" w:rsidRPr="00000000" w14:paraId="000000A4">
      <w:pPr>
        <w:rPr/>
      </w:pPr>
      <w:r w:rsidDel="00000000" w:rsidR="00000000" w:rsidRPr="00000000">
        <w:rPr>
          <w:rtl w:val="0"/>
        </w:rPr>
        <w:t xml:space="preserve">Priority onboarding support</w:t>
      </w:r>
    </w:p>
    <w:p w:rsidR="00000000" w:rsidDel="00000000" w:rsidP="00000000" w:rsidRDefault="00000000" w:rsidRPr="00000000" w14:paraId="000000A5">
      <w:pPr>
        <w:rPr/>
      </w:pPr>
      <w:r w:rsidDel="00000000" w:rsidR="00000000" w:rsidRPr="00000000">
        <w:rPr>
          <w:rtl w:val="0"/>
        </w:rPr>
        <w:t xml:space="preserve">Founding Partner recognition</w:t>
      </w:r>
    </w:p>
    <w:p w:rsidR="00000000" w:rsidDel="00000000" w:rsidP="00000000" w:rsidRDefault="00000000" w:rsidRPr="00000000" w14:paraId="000000A6">
      <w:pPr>
        <w:rPr/>
      </w:pPr>
      <w:r w:rsidDel="00000000" w:rsidR="00000000" w:rsidRPr="00000000">
        <w:rPr>
          <w:rtl w:val="0"/>
        </w:rPr>
        <w:t xml:space="preserve">A practical way to help shape regional animal welfare infrastructure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heading=h.ve3v2s2v9nyv" w:id="38"/>
      <w:bookmarkEnd w:id="38"/>
      <w:r w:rsidDel="00000000" w:rsidR="00000000" w:rsidRPr="00000000">
        <w:rPr>
          <w:rtl w:val="0"/>
        </w:rPr>
        <w:t xml:space="preserve">Pilot application section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bookmarkStart w:colFirst="0" w:colLast="0" w:name="_heading=h.kuju4cgnkdb8" w:id="39"/>
      <w:bookmarkEnd w:id="39"/>
      <w:r w:rsidDel="00000000" w:rsidR="00000000" w:rsidRPr="00000000">
        <w:rPr>
          <w:rtl w:val="0"/>
        </w:rPr>
        <w:t xml:space="preserve">Headline</w:t>
      </w:r>
    </w:p>
    <w:p w:rsidR="00000000" w:rsidDel="00000000" w:rsidP="00000000" w:rsidRDefault="00000000" w:rsidRPr="00000000" w14:paraId="000000AB">
      <w:pPr>
        <w:rPr/>
      </w:pPr>
      <w:r w:rsidDel="00000000" w:rsidR="00000000" w:rsidRPr="00000000">
        <w:rPr>
          <w:rtl w:val="0"/>
        </w:rPr>
        <w:t xml:space="preserve">Ready to Join the Pilot?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bookmarkStart w:colFirst="0" w:colLast="0" w:name="_heading=h.78mho6wnp2kn" w:id="40"/>
      <w:bookmarkEnd w:id="40"/>
      <w:r w:rsidDel="00000000" w:rsidR="00000000" w:rsidRPr="00000000">
        <w:rPr>
          <w:rtl w:val="0"/>
        </w:rPr>
        <w:t xml:space="preserve">Body copy</w:t>
      </w:r>
    </w:p>
    <w:p w:rsidR="00000000" w:rsidDel="00000000" w:rsidP="00000000" w:rsidRDefault="00000000" w:rsidRPr="00000000" w14:paraId="000000AE">
      <w:pPr>
        <w:rPr/>
      </w:pPr>
      <w:r w:rsidDel="00000000" w:rsidR="00000000" w:rsidRPr="00000000">
        <w:rPr>
          <w:rtl w:val="0"/>
        </w:rPr>
        <w:t xml:space="preserve">Tell us about your organization and your biggest coordination challenge. We will review your request and follow up.</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Suggested form fields</w:t>
      </w:r>
    </w:p>
    <w:p w:rsidR="00000000" w:rsidDel="00000000" w:rsidP="00000000" w:rsidRDefault="00000000" w:rsidRPr="00000000" w14:paraId="000000B1">
      <w:pPr>
        <w:rPr/>
      </w:pPr>
      <w:r w:rsidDel="00000000" w:rsidR="00000000" w:rsidRPr="00000000">
        <w:rPr>
          <w:rtl w:val="0"/>
        </w:rPr>
        <w:t xml:space="preserve">Organization name</w:t>
      </w:r>
    </w:p>
    <w:p w:rsidR="00000000" w:rsidDel="00000000" w:rsidP="00000000" w:rsidRDefault="00000000" w:rsidRPr="00000000" w14:paraId="000000B2">
      <w:pPr>
        <w:rPr/>
      </w:pPr>
      <w:r w:rsidDel="00000000" w:rsidR="00000000" w:rsidRPr="00000000">
        <w:rPr>
          <w:rtl w:val="0"/>
        </w:rPr>
        <w:t xml:space="preserve">Contact name</w:t>
      </w:r>
    </w:p>
    <w:p w:rsidR="00000000" w:rsidDel="00000000" w:rsidP="00000000" w:rsidRDefault="00000000" w:rsidRPr="00000000" w14:paraId="000000B3">
      <w:pPr>
        <w:rPr/>
      </w:pPr>
      <w:r w:rsidDel="00000000" w:rsidR="00000000" w:rsidRPr="00000000">
        <w:rPr>
          <w:rtl w:val="0"/>
        </w:rPr>
        <w:t xml:space="preserve">Email address</w:t>
      </w:r>
    </w:p>
    <w:p w:rsidR="00000000" w:rsidDel="00000000" w:rsidP="00000000" w:rsidRDefault="00000000" w:rsidRPr="00000000" w14:paraId="000000B4">
      <w:pPr>
        <w:rPr/>
      </w:pPr>
      <w:r w:rsidDel="00000000" w:rsidR="00000000" w:rsidRPr="00000000">
        <w:rPr>
          <w:rtl w:val="0"/>
        </w:rPr>
        <w:t xml:space="preserve">Organization type</w:t>
      </w:r>
    </w:p>
    <w:p w:rsidR="00000000" w:rsidDel="00000000" w:rsidP="00000000" w:rsidRDefault="00000000" w:rsidRPr="00000000" w14:paraId="000000B5">
      <w:pPr>
        <w:rPr/>
      </w:pPr>
      <w:r w:rsidDel="00000000" w:rsidR="00000000" w:rsidRPr="00000000">
        <w:rPr>
          <w:rtl w:val="0"/>
        </w:rPr>
        <w:t xml:space="preserve">Current setup or biggest challenge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heading=h.8lvn5z7kekal" w:id="41"/>
      <w:bookmarkEnd w:id="41"/>
      <w:r w:rsidDel="00000000" w:rsidR="00000000" w:rsidRPr="00000000">
        <w:rPr>
          <w:rtl w:val="0"/>
        </w:rPr>
        <w:t xml:space="preserve">CTA</w:t>
      </w:r>
    </w:p>
    <w:p w:rsidR="00000000" w:rsidDel="00000000" w:rsidP="00000000" w:rsidRDefault="00000000" w:rsidRPr="00000000" w14:paraId="000000B8">
      <w:pPr>
        <w:rPr/>
      </w:pPr>
      <w:r w:rsidDel="00000000" w:rsidR="00000000" w:rsidRPr="00000000">
        <w:rPr>
          <w:rtl w:val="0"/>
        </w:rPr>
        <w:t xml:space="preserve">Apply for Pilot </w:t>
      </w:r>
      <w:sdt>
        <w:sdtPr>
          <w:id w:val="-430409046"/>
          <w:tag w:val="goog_rdk_35"/>
        </w:sdtPr>
        <w:sdtContent>
          <w:commentRangeStart w:id="14"/>
        </w:sdtContent>
      </w:sdt>
      <w:r w:rsidDel="00000000" w:rsidR="00000000" w:rsidRPr="00000000">
        <w:rPr>
          <w:rtl w:val="0"/>
        </w:rPr>
        <w:t xml:space="preserve">Access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heading=h.goycl3vcekk2" w:id="42"/>
      <w:bookmarkEnd w:id="42"/>
      <w:r w:rsidDel="00000000" w:rsidR="00000000" w:rsidRPr="00000000">
        <w:rPr>
          <w:rtl w:val="0"/>
        </w:rPr>
        <w:t xml:space="preserve">Cost reassurance section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bookmarkStart w:colFirst="0" w:colLast="0" w:name="_heading=h.j772lrblokjo" w:id="43"/>
      <w:bookmarkEnd w:id="43"/>
      <w:r w:rsidDel="00000000" w:rsidR="00000000" w:rsidRPr="00000000">
        <w:rPr>
          <w:rtl w:val="0"/>
        </w:rPr>
        <w:t xml:space="preserve">Body copy</w:t>
      </w:r>
    </w:p>
    <w:p w:rsidR="00000000" w:rsidDel="00000000" w:rsidP="00000000" w:rsidRDefault="00000000" w:rsidRPr="00000000" w14:paraId="000000BD">
      <w:pPr>
        <w:rPr/>
      </w:pPr>
      <w:r w:rsidDel="00000000" w:rsidR="00000000" w:rsidRPr="00000000">
        <w:rPr>
          <w:rtl w:val="0"/>
        </w:rPr>
        <w:t xml:space="preserve">No cost to participate in the pilot.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Rescues receive free access. Shelter pilot pricing and long-term regional funding options will be handled directly with each partner as the sponsorship model develops.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heading=h.705gsy8zgw2c" w:id="44"/>
      <w:bookmarkEnd w:id="44"/>
      <w:r w:rsidDel="00000000" w:rsidR="00000000" w:rsidRPr="00000000">
        <w:rPr>
          <w:rtl w:val="0"/>
        </w:rPr>
        <w:t xml:space="preserve">PET OWNERS PAGE</w:t>
      </w:r>
    </w:p>
    <w:p w:rsidR="00000000" w:rsidDel="00000000" w:rsidP="00000000" w:rsidRDefault="00000000" w:rsidRPr="00000000" w14:paraId="000000C2">
      <w:pPr>
        <w:rPr/>
      </w:pPr>
      <w:r w:rsidDel="00000000" w:rsidR="00000000" w:rsidRPr="00000000">
        <w:rPr>
          <w:rtl w:val="0"/>
        </w:rPr>
        <w:t xml:space="preserve">URL: /pet-owners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heading=h.r21vwqb9ae61" w:id="45"/>
      <w:bookmarkEnd w:id="45"/>
      <w:r w:rsidDel="00000000" w:rsidR="00000000" w:rsidRPr="00000000">
        <w:rPr>
          <w:rtl w:val="0"/>
        </w:rPr>
        <w:t xml:space="preserve">Hero section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rPr/>
      </w:pPr>
      <w:bookmarkStart w:colFirst="0" w:colLast="0" w:name="_heading=h.es75vin09enk" w:id="46"/>
      <w:bookmarkEnd w:id="46"/>
      <w:r w:rsidDel="00000000" w:rsidR="00000000" w:rsidRPr="00000000">
        <w:rPr>
          <w:rtl w:val="0"/>
        </w:rPr>
        <w:t xml:space="preserve">Headline</w:t>
      </w:r>
    </w:p>
    <w:p w:rsidR="00000000" w:rsidDel="00000000" w:rsidP="00000000" w:rsidRDefault="00000000" w:rsidRPr="00000000" w14:paraId="000000C7">
      <w:pPr>
        <w:rPr/>
      </w:pPr>
      <w:r w:rsidDel="00000000" w:rsidR="00000000" w:rsidRPr="00000000">
        <w:rPr>
          <w:rtl w:val="0"/>
        </w:rPr>
        <w:t xml:space="preserve">Give Your Pet a Permanent Identity Before They Ever Go Missing.</w:t>
      </w:r>
    </w:p>
    <w:p w:rsidR="00000000" w:rsidDel="00000000" w:rsidP="00000000" w:rsidRDefault="00000000" w:rsidRPr="00000000" w14:paraId="000000C8">
      <w:pPr>
        <w:rPr/>
      </w:pPr>
      <w:sdt>
        <w:sdtPr>
          <w:id w:val="-719930749"/>
          <w:tag w:val="goog_rdk_37"/>
        </w:sdtPr>
        <w:sdtContent>
          <w:ins w:author="Melanie Lent" w:id="12" w:date="2026-07-07T17:52:29Z"/>
          <w:sdt>
            <w:sdtPr>
              <w:id w:val="-704392738"/>
              <w:tag w:val="goog_rdk_38"/>
            </w:sdtPr>
            <w:sdtContent>
              <w:commentRangeStart w:id="15"/>
            </w:sdtContent>
          </w:sdt>
          <w:ins w:author="Melanie Lent" w:id="12" w:date="2026-07-07T17:52:29Z">
            <w:r w:rsidDel="00000000" w:rsidR="00000000" w:rsidRPr="00000000">
              <w:rPr>
                <w:rtl w:val="0"/>
              </w:rPr>
              <w:t xml:space="preserve">Protect Your Pet Before They Go Missing</w:t>
            </w:r>
          </w:ins>
        </w:sdtContent>
      </w:sdt>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Supporting copy</w:t>
      </w:r>
    </w:p>
    <w:p w:rsidR="00000000" w:rsidDel="00000000" w:rsidP="00000000" w:rsidRDefault="00000000" w:rsidRPr="00000000" w14:paraId="000000CA">
      <w:pPr>
        <w:rPr/>
      </w:pPr>
      <w:r w:rsidDel="00000000" w:rsidR="00000000" w:rsidRPr="00000000">
        <w:rPr>
          <w:rtl w:val="0"/>
        </w:rPr>
        <w:t xml:space="preserve">Create a free digital profile for your pet with photos, microchip details, medical notes, emergency contacts, and a shareable QR code.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If your pet ever goes missing, RescueNet360 helps the right people access the right information faster.</w:t>
      </w:r>
    </w:p>
    <w:p w:rsidR="00000000" w:rsidDel="00000000" w:rsidP="00000000" w:rsidRDefault="00000000" w:rsidRPr="00000000" w14:paraId="000000CD">
      <w:pPr>
        <w:rPr/>
      </w:pPr>
      <w:sdt>
        <w:sdtPr>
          <w:id w:val="-1251589624"/>
          <w:tag w:val="goog_rdk_40"/>
        </w:sdtPr>
        <w:sdtContent>
          <w:ins w:author="Melanie Lent" w:id="13" w:date="2026-07-07T17:58:46Z"/>
          <w:sdt>
            <w:sdtPr>
              <w:id w:val="1162430787"/>
              <w:tag w:val="goog_rdk_41"/>
            </w:sdtPr>
            <w:sdtContent>
              <w:commentRangeStart w:id="16"/>
            </w:sdtContent>
          </w:sdt>
          <w:ins w:author="Melanie Lent" w:id="13" w:date="2026-07-07T17:58:46Z">
            <w:r w:rsidDel="00000000" w:rsidR="00000000" w:rsidRPr="00000000">
              <w:rPr>
                <w:rtl w:val="0"/>
              </w:rPr>
              <w:t xml:space="preserve">Create your pets permanent digital identity.  Photos, records, microchip information, and emergency contacts.  If they ever go missing, the right information is already in the hands of the people who can help.  Making reunification faster.</w:t>
            </w:r>
          </w:ins>
        </w:sdtContent>
      </w:sdt>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CE">
      <w:pPr>
        <w:pStyle w:val="Heading3"/>
        <w:rPr/>
      </w:pPr>
      <w:bookmarkStart w:colFirst="0" w:colLast="0" w:name="_heading=h.h79xermbdub" w:id="47"/>
      <w:bookmarkEnd w:id="47"/>
      <w:r w:rsidDel="00000000" w:rsidR="00000000" w:rsidRPr="00000000">
        <w:rPr>
          <w:rtl w:val="0"/>
        </w:rPr>
        <w:t xml:space="preserve">Primary CTA</w:t>
      </w:r>
    </w:p>
    <w:p w:rsidR="00000000" w:rsidDel="00000000" w:rsidP="00000000" w:rsidRDefault="00000000" w:rsidRPr="00000000" w14:paraId="000000CF">
      <w:pPr>
        <w:rPr/>
      </w:pPr>
      <w:r w:rsidDel="00000000" w:rsidR="00000000" w:rsidRPr="00000000">
        <w:rPr>
          <w:rtl w:val="0"/>
        </w:rPr>
        <w:t xml:space="preserve">Register Your Pet Free</w:t>
      </w:r>
    </w:p>
    <w:p w:rsidR="00000000" w:rsidDel="00000000" w:rsidP="00000000" w:rsidRDefault="00000000" w:rsidRPr="00000000" w14:paraId="000000D0">
      <w:pPr>
        <w:rPr/>
      </w:pPr>
      <w:sdt>
        <w:sdtPr>
          <w:id w:val="1133267488"/>
          <w:tag w:val="goog_rdk_43"/>
        </w:sdtPr>
        <w:sdtContent>
          <w:ins w:author="Melanie Lent" w:id="14" w:date="2026-07-07T18:02:35Z"/>
          <w:sdt>
            <w:sdtPr>
              <w:id w:val="-83938282"/>
              <w:tag w:val="goog_rdk_44"/>
            </w:sdtPr>
            <w:sdtContent>
              <w:commentRangeStart w:id="17"/>
            </w:sdtContent>
          </w:sdt>
          <w:ins w:author="Melanie Lent" w:id="14" w:date="2026-07-07T18:02:35Z">
            <w:r w:rsidDel="00000000" w:rsidR="00000000" w:rsidRPr="00000000">
              <w:rPr>
                <w:rtl w:val="0"/>
              </w:rPr>
              <w:t xml:space="preserve">Create Your Free Pet Profile</w:t>
            </w:r>
          </w:ins>
        </w:sdtContent>
      </w:sdt>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D1">
      <w:pPr>
        <w:pStyle w:val="Heading3"/>
        <w:rPr/>
      </w:pPr>
      <w:bookmarkStart w:colFirst="0" w:colLast="0" w:name="_heading=h.6t7x4moepg0g" w:id="48"/>
      <w:bookmarkEnd w:id="48"/>
      <w:r w:rsidDel="00000000" w:rsidR="00000000" w:rsidRPr="00000000">
        <w:rPr>
          <w:rtl w:val="0"/>
        </w:rPr>
        <w:t xml:space="preserve">Secondary CTA</w:t>
      </w:r>
    </w:p>
    <w:p w:rsidR="00000000" w:rsidDel="00000000" w:rsidP="00000000" w:rsidRDefault="00000000" w:rsidRPr="00000000" w14:paraId="000000D2">
      <w:pPr>
        <w:rPr/>
      </w:pPr>
      <w:r w:rsidDel="00000000" w:rsidR="00000000" w:rsidRPr="00000000">
        <w:rPr>
          <w:rtl w:val="0"/>
        </w:rPr>
        <w:t xml:space="preserve">Report </w:t>
      </w:r>
      <w:sdt>
        <w:sdtPr>
          <w:id w:val="-487206473"/>
          <w:tag w:val="goog_rdk_45"/>
        </w:sdtPr>
        <w:sdtContent>
          <w:ins w:author="Melanie Lent" w:id="15" w:date="2026-07-07T18:03:36Z">
            <w:r w:rsidDel="00000000" w:rsidR="00000000" w:rsidRPr="00000000">
              <w:rPr>
                <w:rtl w:val="0"/>
              </w:rPr>
              <w:t xml:space="preserve">A </w:t>
            </w:r>
          </w:ins>
        </w:sdtContent>
      </w:sdt>
      <w:r w:rsidDel="00000000" w:rsidR="00000000" w:rsidRPr="00000000">
        <w:rPr>
          <w:rtl w:val="0"/>
        </w:rPr>
        <w:t xml:space="preserve">Lost or Found</w:t>
      </w:r>
      <w:sdt>
        <w:sdtPr>
          <w:id w:val="-530977104"/>
          <w:tag w:val="goog_rdk_46"/>
        </w:sdtPr>
        <w:sdtContent>
          <w:ins w:author="Melanie Lent" w:id="16" w:date="2026-07-07T18:03:40Z">
            <w:r w:rsidDel="00000000" w:rsidR="00000000" w:rsidRPr="00000000">
              <w:rPr>
                <w:rtl w:val="0"/>
              </w:rPr>
              <w:t xml:space="preserve"> Pet</w:t>
            </w:r>
          </w:ins>
        </w:sdtContent>
      </w:sdt>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bookmarkStart w:colFirst="0" w:colLast="0" w:name="_heading=h.jrr7mxddmvso" w:id="49"/>
      <w:bookmarkEnd w:id="49"/>
      <w:r w:rsidDel="00000000" w:rsidR="00000000" w:rsidRPr="00000000">
        <w:rPr>
          <w:rtl w:val="0"/>
        </w:rPr>
        <w:t xml:space="preserve">Feature section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bookmarkStart w:colFirst="0" w:colLast="0" w:name="_heading=h.ltxl05cc7onl" w:id="50"/>
      <w:bookmarkEnd w:id="50"/>
      <w:r w:rsidDel="00000000" w:rsidR="00000000" w:rsidRPr="00000000">
        <w:rPr>
          <w:rtl w:val="0"/>
        </w:rPr>
        <w:t xml:space="preserve">Section title:</w:t>
      </w:r>
    </w:p>
    <w:p w:rsidR="00000000" w:rsidDel="00000000" w:rsidP="00000000" w:rsidRDefault="00000000" w:rsidRPr="00000000" w14:paraId="000000D7">
      <w:pPr>
        <w:rPr/>
      </w:pPr>
      <w:r w:rsidDel="00000000" w:rsidR="00000000" w:rsidRPr="00000000">
        <w:rPr>
          <w:rtl w:val="0"/>
        </w:rPr>
        <w:t xml:space="preserve">Built to Help Pets Get Home Faster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heading=h.ab80t43tdeuc" w:id="51"/>
      <w:bookmarkEnd w:id="51"/>
      <w:r w:rsidDel="00000000" w:rsidR="00000000" w:rsidRPr="00000000">
        <w:rPr>
          <w:rtl w:val="0"/>
        </w:rPr>
        <w:t xml:space="preserve">Register your pet</w:t>
      </w:r>
    </w:p>
    <w:p w:rsidR="00000000" w:rsidDel="00000000" w:rsidP="00000000" w:rsidRDefault="00000000" w:rsidRPr="00000000" w14:paraId="000000DB">
      <w:pPr>
        <w:rPr/>
      </w:pPr>
      <w:r w:rsidDel="00000000" w:rsidR="00000000" w:rsidRPr="00000000">
        <w:rPr>
          <w:rtl w:val="0"/>
        </w:rPr>
        <w:t xml:space="preserve">Create a permanent pet profile with photos, identifying details, medical notes, microchip information, emergency contacts, and a shareable QR code.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bookmarkStart w:colFirst="0" w:colLast="0" w:name="_heading=h.wba34yi8ubtg" w:id="52"/>
      <w:bookmarkEnd w:id="52"/>
      <w:r w:rsidDel="00000000" w:rsidR="00000000" w:rsidRPr="00000000">
        <w:rPr>
          <w:rtl w:val="0"/>
        </w:rPr>
        <w:t xml:space="preserve">Report a lost pet</w:t>
      </w:r>
    </w:p>
    <w:p w:rsidR="00000000" w:rsidDel="00000000" w:rsidP="00000000" w:rsidRDefault="00000000" w:rsidRPr="00000000" w14:paraId="000000DE">
      <w:pPr>
        <w:rPr/>
      </w:pPr>
      <w:r w:rsidDel="00000000" w:rsidR="00000000" w:rsidRPr="00000000">
        <w:rPr>
          <w:rtl w:val="0"/>
        </w:rPr>
        <w:t xml:space="preserve">Create a lost pet report in minutes. Add photos, last known location, contact preferences, and key details to help others recognize your pet.</w:t>
      </w:r>
    </w:p>
    <w:p w:rsidR="00000000" w:rsidDel="00000000" w:rsidP="00000000" w:rsidRDefault="00000000" w:rsidRPr="00000000" w14:paraId="000000DF">
      <w:pPr>
        <w:pStyle w:val="Heading3"/>
        <w:rPr/>
      </w:pPr>
      <w:bookmarkStart w:colFirst="0" w:colLast="0" w:name="_heading=h.qa6c9i6hbgxg" w:id="53"/>
      <w:bookmarkEnd w:id="53"/>
      <w:r w:rsidDel="00000000" w:rsidR="00000000" w:rsidRPr="00000000">
        <w:rPr>
          <w:rtl w:val="0"/>
        </w:rPr>
        <w:t xml:space="preserve">Report a found pet</w:t>
      </w:r>
    </w:p>
    <w:p w:rsidR="00000000" w:rsidDel="00000000" w:rsidP="00000000" w:rsidRDefault="00000000" w:rsidRPr="00000000" w14:paraId="000000E0">
      <w:pPr>
        <w:rPr/>
      </w:pPr>
      <w:r w:rsidDel="00000000" w:rsidR="00000000" w:rsidRPr="00000000">
        <w:rPr>
          <w:rtl w:val="0"/>
        </w:rPr>
        <w:t xml:space="preserve">Found a pet? Submit a report, upload photos, and help connect that animal to existing lost reports and registered profiles.</w:t>
      </w:r>
    </w:p>
    <w:p w:rsidR="00000000" w:rsidDel="00000000" w:rsidP="00000000" w:rsidRDefault="00000000" w:rsidRPr="00000000" w14:paraId="000000E1">
      <w:pPr>
        <w:pStyle w:val="Heading3"/>
        <w:rPr/>
      </w:pPr>
      <w:bookmarkStart w:colFirst="0" w:colLast="0" w:name="_heading=h.o7zdbzcrg58v" w:id="54"/>
      <w:bookmarkEnd w:id="54"/>
      <w:r w:rsidDel="00000000" w:rsidR="00000000" w:rsidRPr="00000000">
        <w:rPr>
          <w:rtl w:val="0"/>
        </w:rPr>
        <w:t xml:space="preserve">See possible matches</w:t>
      </w:r>
    </w:p>
    <w:p w:rsidR="00000000" w:rsidDel="00000000" w:rsidP="00000000" w:rsidRDefault="00000000" w:rsidRPr="00000000" w14:paraId="000000E2">
      <w:pPr>
        <w:rPr/>
      </w:pPr>
      <w:r w:rsidDel="00000000" w:rsidR="00000000" w:rsidRPr="00000000">
        <w:rPr>
          <w:rtl w:val="0"/>
        </w:rPr>
        <w:t xml:space="preserve">RescueNet360 surfaces possible matches between lost and found animals using confidence levels and human review.</w:t>
      </w:r>
    </w:p>
    <w:p w:rsidR="00000000" w:rsidDel="00000000" w:rsidP="00000000" w:rsidRDefault="00000000" w:rsidRPr="00000000" w14:paraId="000000E3">
      <w:pPr>
        <w:pStyle w:val="Heading3"/>
        <w:rPr/>
      </w:pPr>
      <w:bookmarkStart w:colFirst="0" w:colLast="0" w:name="_heading=h.xp71ordq7c66" w:id="55"/>
      <w:bookmarkEnd w:id="55"/>
      <w:r w:rsidDel="00000000" w:rsidR="00000000" w:rsidRPr="00000000">
        <w:rPr>
          <w:rtl w:val="0"/>
        </w:rPr>
        <w:t xml:space="preserve">Share faster</w:t>
      </w:r>
    </w:p>
    <w:p w:rsidR="00000000" w:rsidDel="00000000" w:rsidP="00000000" w:rsidRDefault="00000000" w:rsidRPr="00000000" w14:paraId="000000E4">
      <w:pPr>
        <w:rPr/>
      </w:pPr>
      <w:r w:rsidDel="00000000" w:rsidR="00000000" w:rsidRPr="00000000">
        <w:rPr>
          <w:rtl w:val="0"/>
        </w:rPr>
        <w:t xml:space="preserve">Pet profiles and lost reports are easier to share with shelters, rescues, neighbors, and community groups.</w:t>
      </w:r>
    </w:p>
    <w:p w:rsidR="00000000" w:rsidDel="00000000" w:rsidP="00000000" w:rsidRDefault="00000000" w:rsidRPr="00000000" w14:paraId="000000E5">
      <w:pPr>
        <w:pStyle w:val="Heading2"/>
        <w:rPr/>
      </w:pPr>
      <w:bookmarkStart w:colFirst="0" w:colLast="0" w:name="_heading=h.coqbg237gs9y" w:id="56"/>
      <w:bookmarkEnd w:id="56"/>
      <w:r w:rsidDel="00000000" w:rsidR="00000000" w:rsidRPr="00000000">
        <w:rPr>
          <w:rtl w:val="0"/>
        </w:rPr>
        <w:t xml:space="preserve">Owner trust </w:t>
      </w:r>
      <w:sdt>
        <w:sdtPr>
          <w:id w:val="-1984334828"/>
          <w:tag w:val="goog_rdk_47"/>
        </w:sdtPr>
        <w:sdtContent>
          <w:commentRangeStart w:id="18"/>
        </w:sdtContent>
      </w:sdt>
      <w:r w:rsidDel="00000000" w:rsidR="00000000" w:rsidRPr="00000000">
        <w:rPr>
          <w:rtl w:val="0"/>
        </w:rPr>
        <w:t xml:space="preserve">section</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Headline</w:t>
      </w:r>
    </w:p>
    <w:p w:rsidR="00000000" w:rsidDel="00000000" w:rsidP="00000000" w:rsidRDefault="00000000" w:rsidRPr="00000000" w14:paraId="000000E8">
      <w:pPr>
        <w:rPr/>
      </w:pPr>
      <w:r w:rsidDel="00000000" w:rsidR="00000000" w:rsidRPr="00000000">
        <w:rPr>
          <w:rtl w:val="0"/>
        </w:rPr>
        <w:t xml:space="preserve">Your Pet’s Information Stays With Your Pet.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Body copy</w:t>
      </w:r>
    </w:p>
    <w:p w:rsidR="00000000" w:rsidDel="00000000" w:rsidP="00000000" w:rsidRDefault="00000000" w:rsidRPr="00000000" w14:paraId="000000EB">
      <w:pPr>
        <w:rPr/>
      </w:pPr>
      <w:r w:rsidDel="00000000" w:rsidR="00000000" w:rsidRPr="00000000">
        <w:rPr>
          <w:rtl w:val="0"/>
        </w:rPr>
        <w:t xml:space="preserve">Microchips are helpful, but they are not the full story. Photos, markings, medical notes, emergency contacts, and recent updates also </w:t>
      </w:r>
      <w:sdt>
        <w:sdtPr>
          <w:id w:val="987816613"/>
          <w:tag w:val="goog_rdk_48"/>
        </w:sdtPr>
        <w:sdtContent>
          <w:commentRangeStart w:id="19"/>
        </w:sdtContent>
      </w:sdt>
      <w:r w:rsidDel="00000000" w:rsidR="00000000" w:rsidRPr="00000000">
        <w:rPr>
          <w:rtl w:val="0"/>
        </w:rPr>
        <w:t xml:space="preserve">matter</w:t>
      </w:r>
      <w:commentRangeEnd w:id="19"/>
      <w:r w:rsidDel="00000000" w:rsidR="00000000" w:rsidRPr="00000000">
        <w:commentReference w:id="19"/>
      </w: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RescueNet360 gives your pet a living profile that supports faster action when time matters.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heading=h.2wlr2lomn8lb" w:id="57"/>
      <w:bookmarkEnd w:id="57"/>
      <w:r w:rsidDel="00000000" w:rsidR="00000000" w:rsidRPr="00000000">
        <w:rPr>
          <w:rtl w:val="0"/>
        </w:rPr>
        <w:t xml:space="preserve">Privacy section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heading=h.j78xp1megftr" w:id="58"/>
      <w:bookmarkEnd w:id="58"/>
      <w:r w:rsidDel="00000000" w:rsidR="00000000" w:rsidRPr="00000000">
        <w:rPr>
          <w:rtl w:val="0"/>
        </w:rPr>
        <w:t xml:space="preserve">Headline</w:t>
      </w:r>
    </w:p>
    <w:p w:rsidR="00000000" w:rsidDel="00000000" w:rsidP="00000000" w:rsidRDefault="00000000" w:rsidRPr="00000000" w14:paraId="000000F2">
      <w:pPr>
        <w:rPr/>
      </w:pPr>
      <w:r w:rsidDel="00000000" w:rsidR="00000000" w:rsidRPr="00000000">
        <w:rPr>
          <w:rtl w:val="0"/>
        </w:rPr>
        <w:t xml:space="preserve">Designed With Privacy in Mind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pPr>
      <w:bookmarkStart w:colFirst="0" w:colLast="0" w:name="_heading=h.bvdw0hk0wwws" w:id="59"/>
      <w:bookmarkEnd w:id="59"/>
      <w:r w:rsidDel="00000000" w:rsidR="00000000" w:rsidRPr="00000000">
        <w:rPr>
          <w:rtl w:val="0"/>
        </w:rPr>
        <w:t xml:space="preserve">Body copy</w:t>
      </w:r>
    </w:p>
    <w:p w:rsidR="00000000" w:rsidDel="00000000" w:rsidP="00000000" w:rsidRDefault="00000000" w:rsidRPr="00000000" w14:paraId="000000F5">
      <w:pPr>
        <w:rPr/>
      </w:pPr>
      <w:r w:rsidDel="00000000" w:rsidR="00000000" w:rsidRPr="00000000">
        <w:rPr>
          <w:rtl w:val="0"/>
        </w:rPr>
        <w:t xml:space="preserve">Your private contact information should not be exposed publicly to get your pet home.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RescueNet360 is designed to support safe communication, controlled sharing, and better reunification without forcing owners to post personal details everywhere.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bookmarkStart w:colFirst="0" w:colLast="0" w:name="_heading=h.cthifsz0mwom" w:id="60"/>
      <w:bookmarkEnd w:id="60"/>
      <w:r w:rsidDel="00000000" w:rsidR="00000000" w:rsidRPr="00000000">
        <w:rPr>
          <w:rtl w:val="0"/>
        </w:rPr>
        <w:t xml:space="preserve">CTA section</w:t>
      </w:r>
    </w:p>
    <w:p w:rsidR="00000000" w:rsidDel="00000000" w:rsidP="00000000" w:rsidRDefault="00000000" w:rsidRPr="00000000" w14:paraId="000000FA">
      <w:pPr>
        <w:pStyle w:val="Heading3"/>
        <w:rPr/>
      </w:pPr>
      <w:bookmarkStart w:colFirst="0" w:colLast="0" w:name="_heading=h.syavrj5cseu5" w:id="61"/>
      <w:bookmarkEnd w:id="61"/>
      <w:r w:rsidDel="00000000" w:rsidR="00000000" w:rsidRPr="00000000">
        <w:rPr>
          <w:rtl w:val="0"/>
        </w:rPr>
        <w:t xml:space="preserve">Headline</w:t>
      </w:r>
    </w:p>
    <w:p w:rsidR="00000000" w:rsidDel="00000000" w:rsidP="00000000" w:rsidRDefault="00000000" w:rsidRPr="00000000" w14:paraId="000000FB">
      <w:pPr>
        <w:rPr/>
      </w:pPr>
      <w:r w:rsidDel="00000000" w:rsidR="00000000" w:rsidRPr="00000000">
        <w:rPr>
          <w:rtl w:val="0"/>
        </w:rPr>
        <w:t xml:space="preserve">Register Your Pet Before You Need It.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CTA</w:t>
      </w:r>
    </w:p>
    <w:p w:rsidR="00000000" w:rsidDel="00000000" w:rsidP="00000000" w:rsidRDefault="00000000" w:rsidRPr="00000000" w14:paraId="000000FE">
      <w:pPr>
        <w:rPr/>
      </w:pPr>
      <w:r w:rsidDel="00000000" w:rsidR="00000000" w:rsidRPr="00000000">
        <w:rPr>
          <w:rtl w:val="0"/>
        </w:rPr>
        <w:t xml:space="preserve">Create Free Pet Profile</w:t>
      </w:r>
    </w:p>
    <w:sdt>
      <w:sdtPr>
        <w:id w:val="1023040005"/>
        <w:tag w:val="goog_rdk_52"/>
      </w:sdtPr>
      <w:sdtContent>
        <w:p w:rsidR="00000000" w:rsidDel="00000000" w:rsidP="00000000" w:rsidRDefault="00000000" w:rsidRPr="00000000" w14:paraId="000000FF">
          <w:pPr>
            <w:pStyle w:val="Heading2"/>
            <w:rPr>
              <w:ins w:author="Melanie Lent" w:id="17" w:date="2026-07-07T18:30:43Z"/>
            </w:rPr>
          </w:pPr>
          <w:sdt>
            <w:sdtPr>
              <w:id w:val="1881485636"/>
              <w:tag w:val="goog_rdk_50"/>
            </w:sdtPr>
            <w:sdtContent>
              <w:ins w:author="Melanie Lent" w:id="17" w:date="2026-07-07T18:30:43Z"/>
              <w:sdt>
                <w:sdtPr>
                  <w:id w:val="-1324296703"/>
                  <w:tag w:val="goog_rdk_51"/>
                </w:sdtPr>
                <w:sdtContent>
                  <w:commentRangeStart w:id="20"/>
                </w:sdtContent>
              </w:sdt>
              <w:ins w:author="Melanie Lent" w:id="17" w:date="2026-07-07T18:30:43Z">
                <w:bookmarkStart w:colFirst="0" w:colLast="0" w:name="_heading=h.y6bkqj8joo2a" w:id="62"/>
                <w:bookmarkEnd w:id="62"/>
                <w:r w:rsidDel="00000000" w:rsidR="00000000" w:rsidRPr="00000000">
                  <w:rPr>
                    <w:rtl w:val="0"/>
                  </w:rPr>
                  <w:t xml:space="preserve">Feature Section:</w:t>
                  <w:br w:type="textWrapping"/>
                </w:r>
              </w:ins>
            </w:sdtContent>
          </w:sdt>
        </w:p>
      </w:sdtContent>
    </w:sdt>
    <w:sdt>
      <w:sdtPr>
        <w:id w:val="-1978364895"/>
        <w:tag w:val="goog_rdk_55"/>
      </w:sdtPr>
      <w:sdtContent>
        <w:p w:rsidR="00000000" w:rsidDel="00000000" w:rsidP="00000000" w:rsidRDefault="00000000" w:rsidRPr="00000000" w14:paraId="00000100">
          <w:pPr>
            <w:pStyle w:val="Heading3"/>
            <w:rPr>
              <w:ins w:author="Melanie Lent" w:id="17" w:date="2026-07-07T18:30:43Z"/>
              <w:rPrChange w:author="Melanie Lent" w:id="18" w:date="2026-07-07T18:31:28Z">
                <w:rPr/>
              </w:rPrChange>
            </w:rPr>
          </w:pPr>
          <w:sdt>
            <w:sdtPr>
              <w:id w:val="1397267907"/>
              <w:tag w:val="goog_rdk_53"/>
            </w:sdtPr>
            <w:sdtContent>
              <w:ins w:author="Melanie Lent" w:id="17" w:date="2026-07-07T18:30:43Z"/>
              <w:sdt>
                <w:sdtPr>
                  <w:id w:val="1850550560"/>
                  <w:tag w:val="goog_rdk_54"/>
                </w:sdtPr>
                <w:sdtContent>
                  <w:ins w:author="Melanie Lent" w:id="17" w:date="2026-07-07T18:30:43Z">
                    <w:r w:rsidDel="00000000" w:rsidR="00000000" w:rsidRPr="00000000">
                      <w:rPr>
                        <w:rtl w:val="0"/>
                        <w:rPrChange w:author="Melanie Lent" w:id="18" w:date="2026-07-07T18:31:28Z">
                          <w:rPr/>
                        </w:rPrChange>
                      </w:rPr>
                      <w:t xml:space="preserve">Section Title:  Built to Help Pets Get Home Faster</w:t>
                    </w:r>
                  </w:ins>
                </w:sdtContent>
              </w:sdt>
              <w:ins w:author="Melanie Lent" w:id="17" w:date="2026-07-07T18:30:43Z">
                <w:bookmarkStart w:colFirst="0" w:colLast="0" w:name="_heading=h.8cadmqv5kft1" w:id="63"/>
                <w:bookmarkEnd w:id="63"/>
              </w:ins>
            </w:sdtContent>
          </w:sdt>
        </w:p>
      </w:sdtContent>
    </w:sdt>
    <w:sdt>
      <w:sdtPr>
        <w:id w:val="-453586947"/>
        <w:tag w:val="goog_rdk_58"/>
      </w:sdtPr>
      <w:sdtContent>
        <w:p w:rsidR="00000000" w:rsidDel="00000000" w:rsidP="00000000" w:rsidRDefault="00000000" w:rsidRPr="00000000" w14:paraId="00000101">
          <w:pPr>
            <w:rPr>
              <w:ins w:author="Melanie Lent" w:id="17" w:date="2026-07-07T18:30:43Z"/>
              <w:rPrChange w:author="Melanie Lent" w:id="18" w:date="2026-07-07T18:31:28Z">
                <w:rPr/>
              </w:rPrChange>
            </w:rPr>
          </w:pPr>
          <w:sdt>
            <w:sdtPr>
              <w:id w:val="759990928"/>
              <w:tag w:val="goog_rdk_56"/>
            </w:sdtPr>
            <w:sdtContent>
              <w:ins w:author="Melanie Lent" w:id="17" w:date="2026-07-07T18:30:43Z"/>
              <w:sdt>
                <w:sdtPr>
                  <w:id w:val="1024974219"/>
                  <w:tag w:val="goog_rdk_57"/>
                </w:sdtPr>
                <w:sdtContent>
                  <w:ins w:author="Melanie Lent" w:id="17" w:date="2026-07-07T18:30:43Z">
                    <w:r w:rsidDel="00000000" w:rsidR="00000000" w:rsidRPr="00000000">
                      <w:rPr>
                        <w:rtl w:val="0"/>
                      </w:rPr>
                    </w:r>
                  </w:ins>
                </w:sdtContent>
              </w:sdt>
              <w:ins w:author="Melanie Lent" w:id="17" w:date="2026-07-07T18:30:43Z"/>
            </w:sdtContent>
          </w:sdt>
        </w:p>
      </w:sdtContent>
    </w:sdt>
    <w:sdt>
      <w:sdtPr>
        <w:id w:val="216396560"/>
        <w:tag w:val="goog_rdk_62"/>
      </w:sdtPr>
      <w:sdtContent>
        <w:p w:rsidR="00000000" w:rsidDel="00000000" w:rsidP="00000000" w:rsidRDefault="00000000" w:rsidRPr="00000000" w14:paraId="00000102">
          <w:pPr>
            <w:pStyle w:val="Heading3"/>
            <w:rPr>
              <w:ins w:author="Melanie Lent" w:id="17" w:date="2026-07-07T18:30:43Z"/>
              <w:rPrChange w:author="Melanie Lent" w:id="19" w:date="2026-07-07T18:30:43Z">
                <w:rPr/>
              </w:rPrChange>
            </w:rPr>
          </w:pPr>
          <w:sdt>
            <w:sdtPr>
              <w:id w:val="1893101010"/>
              <w:tag w:val="goog_rdk_59"/>
            </w:sdtPr>
            <w:sdtContent>
              <w:ins w:author="Melanie Lent" w:id="17" w:date="2026-07-07T18:30:43Z"/>
              <w:sdt>
                <w:sdtPr>
                  <w:id w:val="2126874003"/>
                  <w:tag w:val="goog_rdk_60"/>
                </w:sdtPr>
                <w:sdtContent>
                  <w:commentRangeStart w:id="20"/>
                </w:sdtContent>
              </w:sdt>
              <w:ins w:author="Melanie Lent" w:id="17" w:date="2026-07-07T18:30:43Z">
                <w:bookmarkStart w:colFirst="0" w:colLast="0" w:name="_heading=h.bkuhgtekqwjy" w:id="64"/>
                <w:bookmarkEnd w:id="64"/>
                <w:commentRangeEnd w:id="20"/>
                <w:r w:rsidDel="00000000" w:rsidR="00000000" w:rsidRPr="00000000">
                  <w:commentReference w:id="20"/>
                </w:r>
                <w:sdt>
                  <w:sdtPr>
                    <w:id w:val="897280979"/>
                    <w:tag w:val="goog_rdk_61"/>
                  </w:sdtPr>
                  <w:sdtContent>
                    <w:r w:rsidDel="00000000" w:rsidR="00000000" w:rsidRPr="00000000">
                      <w:rPr>
                        <w:rtl w:val="0"/>
                        <w:rPrChange w:author="Melanie Lent" w:id="19" w:date="2026-07-07T18:30:43Z">
                          <w:rPr/>
                        </w:rPrChange>
                      </w:rPr>
                      <w:t xml:space="preserve">Section Description:</w:t>
                    </w:r>
                  </w:sdtContent>
                </w:sdt>
              </w:ins>
            </w:sdtContent>
          </w:sdt>
        </w:p>
      </w:sdtContent>
    </w:sdt>
    <w:sdt>
      <w:sdtPr>
        <w:id w:val="1932419661"/>
        <w:tag w:val="goog_rdk_65"/>
      </w:sdtPr>
      <w:sdtContent>
        <w:p w:rsidR="00000000" w:rsidDel="00000000" w:rsidP="00000000" w:rsidRDefault="00000000" w:rsidRPr="00000000" w14:paraId="00000103">
          <w:pPr>
            <w:rPr>
              <w:ins w:author="Melanie Lent" w:id="17" w:date="2026-07-07T18:30:43Z"/>
              <w:rPrChange w:author="Melanie Lent" w:id="18" w:date="2026-07-07T18:31:28Z">
                <w:rPr/>
              </w:rPrChange>
            </w:rPr>
          </w:pPr>
          <w:sdt>
            <w:sdtPr>
              <w:id w:val="1531252531"/>
              <w:tag w:val="goog_rdk_63"/>
            </w:sdtPr>
            <w:sdtContent>
              <w:ins w:author="Melanie Lent" w:id="17" w:date="2026-07-07T18:30:43Z"/>
              <w:sdt>
                <w:sdtPr>
                  <w:id w:val="1473996475"/>
                  <w:tag w:val="goog_rdk_64"/>
                </w:sdtPr>
                <w:sdtContent>
                  <w:ins w:author="Melanie Lent" w:id="17" w:date="2026-07-07T18:30:43Z">
                    <w:r w:rsidDel="00000000" w:rsidR="00000000" w:rsidRPr="00000000">
                      <w:rPr>
                        <w:rtl w:val="0"/>
                        <w:rPrChange w:author="Melanie Lent" w:id="18" w:date="2026-07-07T18:31:28Z">
                          <w:rPr/>
                        </w:rPrChange>
                      </w:rPr>
                      <w:br w:type="textWrapping"/>
                      <w:t xml:space="preserve">RescueNet360 gives pet owners the tools to prepare before a pet goes missing, act quickly when it happens, and share the right information without exposing private details.</w:t>
                    </w:r>
                  </w:ins>
                </w:sdtContent>
              </w:sdt>
              <w:ins w:author="Melanie Lent" w:id="17" w:date="2026-07-07T18:30:43Z"/>
            </w:sdtContent>
          </w:sdt>
        </w:p>
      </w:sdtContent>
    </w:sdt>
    <w:sdt>
      <w:sdtPr>
        <w:id w:val="1086740171"/>
        <w:tag w:val="goog_rdk_68"/>
      </w:sdtPr>
      <w:sdtContent>
        <w:p w:rsidR="00000000" w:rsidDel="00000000" w:rsidP="00000000" w:rsidRDefault="00000000" w:rsidRPr="00000000" w14:paraId="00000104">
          <w:pPr>
            <w:rPr>
              <w:ins w:author="Melanie Lent" w:id="17" w:date="2026-07-07T18:30:43Z"/>
              <w:rPrChange w:author="Melanie Lent" w:id="18" w:date="2026-07-07T18:31:28Z">
                <w:rPr/>
              </w:rPrChange>
            </w:rPr>
          </w:pPr>
          <w:sdt>
            <w:sdtPr>
              <w:id w:val="1238093351"/>
              <w:tag w:val="goog_rdk_66"/>
            </w:sdtPr>
            <w:sdtContent>
              <w:ins w:author="Melanie Lent" w:id="17" w:date="2026-07-07T18:30:43Z"/>
              <w:sdt>
                <w:sdtPr>
                  <w:id w:val="-2120897021"/>
                  <w:tag w:val="goog_rdk_67"/>
                </w:sdtPr>
                <w:sdtContent>
                  <w:ins w:author="Melanie Lent" w:id="17" w:date="2026-07-07T18:30:43Z">
                    <w:r w:rsidDel="00000000" w:rsidR="00000000" w:rsidRPr="00000000">
                      <w:rPr>
                        <w:rtl w:val="0"/>
                      </w:rPr>
                    </w:r>
                  </w:ins>
                </w:sdtContent>
              </w:sdt>
              <w:ins w:author="Melanie Lent" w:id="17" w:date="2026-07-07T18:30:43Z"/>
            </w:sdtContent>
          </w:sdt>
        </w:p>
      </w:sdtContent>
    </w:sdt>
    <w:sdt>
      <w:sdtPr>
        <w:id w:val="-5782371"/>
        <w:tag w:val="goog_rdk_71"/>
      </w:sdtPr>
      <w:sdtContent>
        <w:p w:rsidR="00000000" w:rsidDel="00000000" w:rsidP="00000000" w:rsidRDefault="00000000" w:rsidRPr="00000000" w14:paraId="00000105">
          <w:pPr>
            <w:pStyle w:val="Heading3"/>
            <w:rPr>
              <w:ins w:author="Melanie Lent" w:id="17" w:date="2026-07-07T18:30:43Z"/>
              <w:rPrChange w:author="Melanie Lent" w:id="18" w:date="2026-07-07T18:31:28Z">
                <w:rPr/>
              </w:rPrChange>
            </w:rPr>
          </w:pPr>
          <w:sdt>
            <w:sdtPr>
              <w:id w:val="-1912055795"/>
              <w:tag w:val="goog_rdk_69"/>
            </w:sdtPr>
            <w:sdtContent>
              <w:ins w:author="Melanie Lent" w:id="17" w:date="2026-07-07T18:30:43Z"/>
              <w:sdt>
                <w:sdtPr>
                  <w:id w:val="-1344929749"/>
                  <w:tag w:val="goog_rdk_70"/>
                </w:sdtPr>
                <w:sdtContent>
                  <w:ins w:author="Melanie Lent" w:id="17" w:date="2026-07-07T18:30:43Z">
                    <w:r w:rsidDel="00000000" w:rsidR="00000000" w:rsidRPr="00000000">
                      <w:rPr>
                        <w:rtl w:val="0"/>
                        <w:rPrChange w:author="Melanie Lent" w:id="18" w:date="2026-07-07T18:31:28Z">
                          <w:rPr/>
                        </w:rPrChange>
                      </w:rPr>
                      <w:t xml:space="preserve">Register Your Pet:</w:t>
                    </w:r>
                  </w:ins>
                </w:sdtContent>
              </w:sdt>
              <w:ins w:author="Melanie Lent" w:id="17" w:date="2026-07-07T18:30:43Z">
                <w:bookmarkStart w:colFirst="0" w:colLast="0" w:name="_heading=h.7j3ch7gk9hmn" w:id="65"/>
                <w:bookmarkEnd w:id="65"/>
              </w:ins>
            </w:sdtContent>
          </w:sdt>
        </w:p>
      </w:sdtContent>
    </w:sdt>
    <w:sdt>
      <w:sdtPr>
        <w:id w:val="213536677"/>
        <w:tag w:val="goog_rdk_74"/>
      </w:sdtPr>
      <w:sdtContent>
        <w:p w:rsidR="00000000" w:rsidDel="00000000" w:rsidP="00000000" w:rsidRDefault="00000000" w:rsidRPr="00000000" w14:paraId="00000106">
          <w:pPr>
            <w:rPr>
              <w:ins w:author="Melanie Lent" w:id="17" w:date="2026-07-07T18:30:43Z"/>
              <w:rPrChange w:author="Melanie Lent" w:id="18" w:date="2026-07-07T18:31:28Z">
                <w:rPr/>
              </w:rPrChange>
            </w:rPr>
          </w:pPr>
          <w:sdt>
            <w:sdtPr>
              <w:id w:val="98971007"/>
              <w:tag w:val="goog_rdk_72"/>
            </w:sdtPr>
            <w:sdtContent>
              <w:ins w:author="Melanie Lent" w:id="17" w:date="2026-07-07T18:30:43Z"/>
              <w:sdt>
                <w:sdtPr>
                  <w:id w:val="1601647834"/>
                  <w:tag w:val="goog_rdk_73"/>
                </w:sdtPr>
                <w:sdtContent>
                  <w:ins w:author="Melanie Lent" w:id="17" w:date="2026-07-07T18:30:43Z">
                    <w:r w:rsidDel="00000000" w:rsidR="00000000" w:rsidRPr="00000000">
                      <w:rPr>
                        <w:rtl w:val="0"/>
                        <w:rPrChange w:author="Melanie Lent" w:id="18" w:date="2026-07-07T18:31:28Z">
                          <w:rPr/>
                        </w:rPrChange>
                      </w:rPr>
                      <w:t xml:space="preserve">Create a permanent pet profile with photos, identifying details, medical notes, microchip information, emergency contacts, and a shareable QR code.</w:t>
                    </w:r>
                  </w:ins>
                </w:sdtContent>
              </w:sdt>
              <w:ins w:author="Melanie Lent" w:id="17" w:date="2026-07-07T18:30:43Z"/>
            </w:sdtContent>
          </w:sdt>
        </w:p>
      </w:sdtContent>
    </w:sdt>
    <w:sdt>
      <w:sdtPr>
        <w:id w:val="-1419644385"/>
        <w:tag w:val="goog_rdk_77"/>
      </w:sdtPr>
      <w:sdtContent>
        <w:p w:rsidR="00000000" w:rsidDel="00000000" w:rsidP="00000000" w:rsidRDefault="00000000" w:rsidRPr="00000000" w14:paraId="00000107">
          <w:pPr>
            <w:spacing w:after="240" w:before="240" w:lineRule="auto"/>
            <w:rPr>
              <w:ins w:author="Melanie Lent" w:id="17" w:date="2026-07-07T18:30:43Z"/>
              <w:rPrChange w:author="Melanie Lent" w:id="18" w:date="2026-07-07T18:31:28Z">
                <w:rPr/>
              </w:rPrChange>
            </w:rPr>
          </w:pPr>
          <w:sdt>
            <w:sdtPr>
              <w:id w:val="1529623936"/>
              <w:tag w:val="goog_rdk_75"/>
            </w:sdtPr>
            <w:sdtContent>
              <w:ins w:author="Melanie Lent" w:id="17" w:date="2026-07-07T18:30:43Z"/>
              <w:sdt>
                <w:sdtPr>
                  <w:id w:val="130842055"/>
                  <w:tag w:val="goog_rdk_76"/>
                </w:sdtPr>
                <w:sdtContent>
                  <w:ins w:author="Melanie Lent" w:id="17" w:date="2026-07-07T18:30:43Z">
                    <w:r w:rsidDel="00000000" w:rsidR="00000000" w:rsidRPr="00000000">
                      <w:rPr>
                        <w:rtl w:val="0"/>
                        <w:rPrChange w:author="Melanie Lent" w:id="18" w:date="2026-07-07T18:31:28Z">
                          <w:rPr/>
                        </w:rPrChange>
                      </w:rPr>
                      <w:t xml:space="preserve">Your pet’s profile can be updated over time, giving shelters, rescues, and finders more than a microchip number to work with when every detail matters.</w:t>
                    </w:r>
                  </w:ins>
                </w:sdtContent>
              </w:sdt>
              <w:ins w:author="Melanie Lent" w:id="17" w:date="2026-07-07T18:30:43Z"/>
            </w:sdtContent>
          </w:sdt>
        </w:p>
      </w:sdtContent>
    </w:sdt>
    <w:sdt>
      <w:sdtPr>
        <w:id w:val="-1261702191"/>
        <w:tag w:val="goog_rdk_80"/>
      </w:sdtPr>
      <w:sdtContent>
        <w:p w:rsidR="00000000" w:rsidDel="00000000" w:rsidP="00000000" w:rsidRDefault="00000000" w:rsidRPr="00000000" w14:paraId="00000108">
          <w:pPr>
            <w:pStyle w:val="Heading3"/>
            <w:spacing w:after="240" w:before="240" w:lineRule="auto"/>
            <w:rPr>
              <w:ins w:author="Melanie Lent" w:id="17" w:date="2026-07-07T18:30:43Z"/>
              <w:rPrChange w:author="Melanie Lent" w:id="18" w:date="2026-07-07T18:31:28Z">
                <w:rPr/>
              </w:rPrChange>
            </w:rPr>
          </w:pPr>
          <w:sdt>
            <w:sdtPr>
              <w:id w:val="192939697"/>
              <w:tag w:val="goog_rdk_78"/>
            </w:sdtPr>
            <w:sdtContent>
              <w:ins w:author="Melanie Lent" w:id="17" w:date="2026-07-07T18:30:43Z"/>
              <w:sdt>
                <w:sdtPr>
                  <w:id w:val="1961096218"/>
                  <w:tag w:val="goog_rdk_79"/>
                </w:sdtPr>
                <w:sdtContent>
                  <w:ins w:author="Melanie Lent" w:id="17" w:date="2026-07-07T18:30:43Z">
                    <w:r w:rsidDel="00000000" w:rsidR="00000000" w:rsidRPr="00000000">
                      <w:rPr>
                        <w:rtl w:val="0"/>
                        <w:rPrChange w:author="Melanie Lent" w:id="18" w:date="2026-07-07T18:31:28Z">
                          <w:rPr/>
                        </w:rPrChange>
                      </w:rPr>
                      <w:t xml:space="preserve">Report a Lost Pet</w:t>
                    </w:r>
                  </w:ins>
                </w:sdtContent>
              </w:sdt>
              <w:ins w:author="Melanie Lent" w:id="17" w:date="2026-07-07T18:30:43Z">
                <w:bookmarkStart w:colFirst="0" w:colLast="0" w:name="_heading=h.nea4kqqrnof" w:id="66"/>
                <w:bookmarkEnd w:id="66"/>
              </w:ins>
            </w:sdtContent>
          </w:sdt>
        </w:p>
      </w:sdtContent>
    </w:sdt>
    <w:sdt>
      <w:sdtPr>
        <w:id w:val="510930715"/>
        <w:tag w:val="goog_rdk_83"/>
      </w:sdtPr>
      <w:sdtContent>
        <w:p w:rsidR="00000000" w:rsidDel="00000000" w:rsidP="00000000" w:rsidRDefault="00000000" w:rsidRPr="00000000" w14:paraId="00000109">
          <w:pPr>
            <w:spacing w:after="240" w:before="240" w:lineRule="auto"/>
            <w:rPr>
              <w:ins w:author="Melanie Lent" w:id="17" w:date="2026-07-07T18:30:43Z"/>
              <w:rPrChange w:author="Melanie Lent" w:id="19" w:date="2026-07-07T18:30:43Z">
                <w:rPr/>
              </w:rPrChange>
            </w:rPr>
          </w:pPr>
          <w:sdt>
            <w:sdtPr>
              <w:id w:val="-1063779497"/>
              <w:tag w:val="goog_rdk_81"/>
            </w:sdtPr>
            <w:sdtContent>
              <w:ins w:author="Melanie Lent" w:id="17" w:date="2026-07-07T18:30:43Z"/>
              <w:sdt>
                <w:sdtPr>
                  <w:id w:val="-652446076"/>
                  <w:tag w:val="goog_rdk_82"/>
                </w:sdtPr>
                <w:sdtContent>
                  <w:ins w:author="Melanie Lent" w:id="17" w:date="2026-07-07T18:30:43Z">
                    <w:r w:rsidDel="00000000" w:rsidR="00000000" w:rsidRPr="00000000">
                      <w:rPr>
                        <w:rtl w:val="0"/>
                        <w:rPrChange w:author="Melanie Lent" w:id="19" w:date="2026-07-07T18:30:43Z">
                          <w:rPr/>
                        </w:rPrChange>
                      </w:rPr>
                      <w:t xml:space="preserve">Create a lost pet report in minutes using photos, the last known location, contact preferences, and other important details.</w:t>
                    </w:r>
                  </w:ins>
                </w:sdtContent>
              </w:sdt>
              <w:ins w:author="Melanie Lent" w:id="17" w:date="2026-07-07T18:30:43Z"/>
            </w:sdtContent>
          </w:sdt>
        </w:p>
      </w:sdtContent>
    </w:sdt>
    <w:sdt>
      <w:sdtPr>
        <w:id w:val="-929257415"/>
        <w:tag w:val="goog_rdk_86"/>
      </w:sdtPr>
      <w:sdtContent>
        <w:p w:rsidR="00000000" w:rsidDel="00000000" w:rsidP="00000000" w:rsidRDefault="00000000" w:rsidRPr="00000000" w14:paraId="0000010A">
          <w:pPr>
            <w:spacing w:after="240" w:before="240" w:lineRule="auto"/>
            <w:rPr>
              <w:ins w:author="Melanie Lent" w:id="17" w:date="2026-07-07T18:30:43Z"/>
              <w:rPrChange w:author="Melanie Lent" w:id="19" w:date="2026-07-07T18:30:43Z">
                <w:rPr/>
              </w:rPrChange>
            </w:rPr>
          </w:pPr>
          <w:sdt>
            <w:sdtPr>
              <w:id w:val="564544238"/>
              <w:tag w:val="goog_rdk_84"/>
            </w:sdtPr>
            <w:sdtContent>
              <w:ins w:author="Melanie Lent" w:id="17" w:date="2026-07-07T18:30:43Z"/>
              <w:sdt>
                <w:sdtPr>
                  <w:id w:val="-819406628"/>
                  <w:tag w:val="goog_rdk_85"/>
                </w:sdtPr>
                <w:sdtContent>
                  <w:ins w:author="Melanie Lent" w:id="17" w:date="2026-07-07T18:30:43Z">
                    <w:r w:rsidDel="00000000" w:rsidR="00000000" w:rsidRPr="00000000">
                      <w:rPr>
                        <w:rtl w:val="0"/>
                        <w:rPrChange w:author="Melanie Lent" w:id="19" w:date="2026-07-07T18:30:43Z">
                          <w:rPr/>
                        </w:rPrChange>
                      </w:rPr>
                      <w:t xml:space="preserve">You do not need an existing RescueNet360 account to report a lost pet.</w:t>
                    </w:r>
                  </w:ins>
                </w:sdtContent>
              </w:sdt>
              <w:ins w:author="Melanie Lent" w:id="17" w:date="2026-07-07T18:30:43Z"/>
            </w:sdtContent>
          </w:sdt>
        </w:p>
      </w:sdtContent>
    </w:sdt>
    <w:sdt>
      <w:sdtPr>
        <w:id w:val="-1565428824"/>
        <w:tag w:val="goog_rdk_89"/>
      </w:sdtPr>
      <w:sdtContent>
        <w:p w:rsidR="00000000" w:rsidDel="00000000" w:rsidP="00000000" w:rsidRDefault="00000000" w:rsidRPr="00000000" w14:paraId="0000010B">
          <w:pPr>
            <w:pStyle w:val="Heading3"/>
            <w:rPr>
              <w:ins w:author="Melanie Lent" w:id="17" w:date="2026-07-07T18:30:43Z"/>
              <w:rPrChange w:author="Melanie Lent" w:id="19" w:date="2026-07-07T18:30:43Z">
                <w:rPr/>
              </w:rPrChange>
            </w:rPr>
          </w:pPr>
          <w:sdt>
            <w:sdtPr>
              <w:id w:val="-1639559948"/>
              <w:tag w:val="goog_rdk_87"/>
            </w:sdtPr>
            <w:sdtContent>
              <w:ins w:author="Melanie Lent" w:id="17" w:date="2026-07-07T18:30:43Z"/>
              <w:sdt>
                <w:sdtPr>
                  <w:id w:val="-824548873"/>
                  <w:tag w:val="goog_rdk_88"/>
                </w:sdtPr>
                <w:sdtContent>
                  <w:ins w:author="Melanie Lent" w:id="17" w:date="2026-07-07T18:30:43Z">
                    <w:r w:rsidDel="00000000" w:rsidR="00000000" w:rsidRPr="00000000">
                      <w:rPr>
                        <w:rtl w:val="0"/>
                        <w:rPrChange w:author="Melanie Lent" w:id="19" w:date="2026-07-07T18:30:43Z">
                          <w:rPr/>
                        </w:rPrChange>
                      </w:rPr>
                      <w:t xml:space="preserve">Report a Found Pet</w:t>
                    </w:r>
                  </w:ins>
                </w:sdtContent>
              </w:sdt>
              <w:ins w:author="Melanie Lent" w:id="17" w:date="2026-07-07T18:30:43Z">
                <w:bookmarkStart w:colFirst="0" w:colLast="0" w:name="_heading=h.9pv2k39eq079" w:id="67"/>
                <w:bookmarkEnd w:id="67"/>
              </w:ins>
            </w:sdtContent>
          </w:sdt>
        </w:p>
      </w:sdtContent>
    </w:sdt>
    <w:sdt>
      <w:sdtPr>
        <w:id w:val="953347358"/>
        <w:tag w:val="goog_rdk_92"/>
      </w:sdtPr>
      <w:sdtContent>
        <w:p w:rsidR="00000000" w:rsidDel="00000000" w:rsidP="00000000" w:rsidRDefault="00000000" w:rsidRPr="00000000" w14:paraId="0000010C">
          <w:pPr>
            <w:rPr>
              <w:ins w:author="Melanie Lent" w:id="17" w:date="2026-07-07T18:30:43Z"/>
              <w:rPrChange w:author="Melanie Lent" w:id="19" w:date="2026-07-07T18:30:43Z">
                <w:rPr/>
              </w:rPrChange>
            </w:rPr>
          </w:pPr>
          <w:sdt>
            <w:sdtPr>
              <w:id w:val="-1300782271"/>
              <w:tag w:val="goog_rdk_90"/>
            </w:sdtPr>
            <w:sdtContent>
              <w:ins w:author="Melanie Lent" w:id="17" w:date="2026-07-07T18:30:43Z"/>
              <w:sdt>
                <w:sdtPr>
                  <w:id w:val="-934504037"/>
                  <w:tag w:val="goog_rdk_91"/>
                </w:sdtPr>
                <w:sdtContent>
                  <w:ins w:author="Melanie Lent" w:id="17" w:date="2026-07-07T18:30:43Z">
                    <w:r w:rsidDel="00000000" w:rsidR="00000000" w:rsidRPr="00000000">
                      <w:rPr>
                        <w:rtl w:val="0"/>
                        <w:rPrChange w:author="Melanie Lent" w:id="19" w:date="2026-07-07T18:30:43Z">
                          <w:rPr/>
                        </w:rPrChange>
                      </w:rPr>
                      <w:t xml:space="preserve">Found a pet? Submit a report, upload photos, and provide details that may help connect the animal with an existing lost report or registered pet profile.</w:t>
                    </w:r>
                  </w:ins>
                </w:sdtContent>
              </w:sdt>
              <w:ins w:author="Melanie Lent" w:id="17" w:date="2026-07-07T18:30:43Z"/>
            </w:sdtContent>
          </w:sdt>
        </w:p>
      </w:sdtContent>
    </w:sdt>
    <w:sdt>
      <w:sdtPr>
        <w:id w:val="721436102"/>
        <w:tag w:val="goog_rdk_95"/>
      </w:sdtPr>
      <w:sdtContent>
        <w:p w:rsidR="00000000" w:rsidDel="00000000" w:rsidP="00000000" w:rsidRDefault="00000000" w:rsidRPr="00000000" w14:paraId="0000010D">
          <w:pPr>
            <w:rPr>
              <w:ins w:author="Melanie Lent" w:id="17" w:date="2026-07-07T18:30:43Z"/>
              <w:rPrChange w:author="Melanie Lent" w:id="19" w:date="2026-07-07T18:30:43Z">
                <w:rPr/>
              </w:rPrChange>
            </w:rPr>
          </w:pPr>
          <w:sdt>
            <w:sdtPr>
              <w:id w:val="-898687749"/>
              <w:tag w:val="goog_rdk_93"/>
            </w:sdtPr>
            <w:sdtContent>
              <w:ins w:author="Melanie Lent" w:id="17" w:date="2026-07-07T18:30:43Z"/>
              <w:sdt>
                <w:sdtPr>
                  <w:id w:val="-1303615276"/>
                  <w:tag w:val="goog_rdk_94"/>
                </w:sdtPr>
                <w:sdtContent>
                  <w:ins w:author="Melanie Lent" w:id="17" w:date="2026-07-07T18:30:43Z">
                    <w:r w:rsidDel="00000000" w:rsidR="00000000" w:rsidRPr="00000000">
                      <w:rPr>
                        <w:rtl w:val="0"/>
                      </w:rPr>
                    </w:r>
                  </w:ins>
                </w:sdtContent>
              </w:sdt>
              <w:ins w:author="Melanie Lent" w:id="17" w:date="2026-07-07T18:30:43Z"/>
            </w:sdtContent>
          </w:sdt>
        </w:p>
      </w:sdtContent>
    </w:sdt>
    <w:sdt>
      <w:sdtPr>
        <w:id w:val="-476302869"/>
        <w:tag w:val="goog_rdk_98"/>
      </w:sdtPr>
      <w:sdtContent>
        <w:p w:rsidR="00000000" w:rsidDel="00000000" w:rsidP="00000000" w:rsidRDefault="00000000" w:rsidRPr="00000000" w14:paraId="0000010E">
          <w:pPr>
            <w:pStyle w:val="Heading3"/>
            <w:rPr>
              <w:ins w:author="Melanie Lent" w:id="17" w:date="2026-07-07T18:30:43Z"/>
              <w:rPrChange w:author="Melanie Lent" w:id="19" w:date="2026-07-07T18:30:43Z">
                <w:rPr/>
              </w:rPrChange>
            </w:rPr>
          </w:pPr>
          <w:sdt>
            <w:sdtPr>
              <w:id w:val="1011421165"/>
              <w:tag w:val="goog_rdk_96"/>
            </w:sdtPr>
            <w:sdtContent>
              <w:ins w:author="Melanie Lent" w:id="17" w:date="2026-07-07T18:30:43Z"/>
              <w:sdt>
                <w:sdtPr>
                  <w:id w:val="-636189060"/>
                  <w:tag w:val="goog_rdk_97"/>
                </w:sdtPr>
                <w:sdtContent>
                  <w:ins w:author="Melanie Lent" w:id="17" w:date="2026-07-07T18:30:43Z">
                    <w:r w:rsidDel="00000000" w:rsidR="00000000" w:rsidRPr="00000000">
                      <w:rPr>
                        <w:rtl w:val="0"/>
                        <w:rPrChange w:author="Melanie Lent" w:id="19" w:date="2026-07-07T18:30:43Z">
                          <w:rPr/>
                        </w:rPrChange>
                      </w:rPr>
                      <w:t xml:space="preserve">Review Possible Matches</w:t>
                    </w:r>
                  </w:ins>
                </w:sdtContent>
              </w:sdt>
              <w:ins w:author="Melanie Lent" w:id="17" w:date="2026-07-07T18:30:43Z">
                <w:bookmarkStart w:colFirst="0" w:colLast="0" w:name="_heading=h.nc42l8jcfjzp" w:id="68"/>
                <w:bookmarkEnd w:id="68"/>
              </w:ins>
            </w:sdtContent>
          </w:sdt>
        </w:p>
      </w:sdtContent>
    </w:sdt>
    <w:sdt>
      <w:sdtPr>
        <w:id w:val="541483249"/>
        <w:tag w:val="goog_rdk_101"/>
      </w:sdtPr>
      <w:sdtContent>
        <w:p w:rsidR="00000000" w:rsidDel="00000000" w:rsidP="00000000" w:rsidRDefault="00000000" w:rsidRPr="00000000" w14:paraId="0000010F">
          <w:pPr>
            <w:rPr>
              <w:ins w:author="Melanie Lent" w:id="17" w:date="2026-07-07T18:30:43Z"/>
              <w:rPrChange w:author="Melanie Lent" w:id="19" w:date="2026-07-07T18:30:43Z">
                <w:rPr/>
              </w:rPrChange>
            </w:rPr>
          </w:pPr>
          <w:sdt>
            <w:sdtPr>
              <w:id w:val="-991539970"/>
              <w:tag w:val="goog_rdk_99"/>
            </w:sdtPr>
            <w:sdtContent>
              <w:ins w:author="Melanie Lent" w:id="17" w:date="2026-07-07T18:30:43Z"/>
              <w:sdt>
                <w:sdtPr>
                  <w:id w:val="-1413925265"/>
                  <w:tag w:val="goog_rdk_100"/>
                </w:sdtPr>
                <w:sdtContent>
                  <w:ins w:author="Melanie Lent" w:id="17" w:date="2026-07-07T18:30:43Z">
                    <w:r w:rsidDel="00000000" w:rsidR="00000000" w:rsidRPr="00000000">
                      <w:rPr>
                        <w:rtl w:val="0"/>
                        <w:rPrChange w:author="Melanie Lent" w:id="19" w:date="2026-07-07T18:30:43Z">
                          <w:rPr/>
                        </w:rPrChange>
                      </w:rPr>
                      <w:t xml:space="preserve">RescueNet360 surfaces possible matches between registered, lost, and found animals using confidence levels and human review. </w:t>
                    </w:r>
                  </w:ins>
                </w:sdtContent>
              </w:sdt>
              <w:ins w:author="Melanie Lent" w:id="17" w:date="2026-07-07T18:30:43Z"/>
            </w:sdtContent>
          </w:sdt>
        </w:p>
      </w:sdtContent>
    </w:sdt>
    <w:sdt>
      <w:sdtPr>
        <w:id w:val="-2059230694"/>
        <w:tag w:val="goog_rdk_104"/>
      </w:sdtPr>
      <w:sdtContent>
        <w:p w:rsidR="00000000" w:rsidDel="00000000" w:rsidP="00000000" w:rsidRDefault="00000000" w:rsidRPr="00000000" w14:paraId="00000110">
          <w:pPr>
            <w:rPr>
              <w:ins w:author="Melanie Lent" w:id="17" w:date="2026-07-07T18:30:43Z"/>
              <w:rPrChange w:author="Melanie Lent" w:id="19" w:date="2026-07-07T18:30:43Z">
                <w:rPr/>
              </w:rPrChange>
            </w:rPr>
          </w:pPr>
          <w:sdt>
            <w:sdtPr>
              <w:id w:val="-1803687778"/>
              <w:tag w:val="goog_rdk_102"/>
            </w:sdtPr>
            <w:sdtContent>
              <w:ins w:author="Melanie Lent" w:id="17" w:date="2026-07-07T18:30:43Z"/>
              <w:sdt>
                <w:sdtPr>
                  <w:id w:val="2078103552"/>
                  <w:tag w:val="goog_rdk_103"/>
                </w:sdtPr>
                <w:sdtContent>
                  <w:ins w:author="Melanie Lent" w:id="17" w:date="2026-07-07T18:30:43Z">
                    <w:r w:rsidDel="00000000" w:rsidR="00000000" w:rsidRPr="00000000">
                      <w:rPr>
                        <w:rtl w:val="0"/>
                      </w:rPr>
                    </w:r>
                  </w:ins>
                </w:sdtContent>
              </w:sdt>
              <w:ins w:author="Melanie Lent" w:id="17" w:date="2026-07-07T18:30:43Z"/>
            </w:sdtContent>
          </w:sdt>
        </w:p>
      </w:sdtContent>
    </w:sdt>
    <w:sdt>
      <w:sdtPr>
        <w:id w:val="-2132224756"/>
        <w:tag w:val="goog_rdk_107"/>
      </w:sdtPr>
      <w:sdtContent>
        <w:p w:rsidR="00000000" w:rsidDel="00000000" w:rsidP="00000000" w:rsidRDefault="00000000" w:rsidRPr="00000000" w14:paraId="00000111">
          <w:pPr>
            <w:pStyle w:val="Heading3"/>
            <w:rPr>
              <w:ins w:author="Melanie Lent" w:id="17" w:date="2026-07-07T18:30:43Z"/>
              <w:rPrChange w:author="Melanie Lent" w:id="19" w:date="2026-07-07T18:30:43Z">
                <w:rPr/>
              </w:rPrChange>
            </w:rPr>
          </w:pPr>
          <w:sdt>
            <w:sdtPr>
              <w:id w:val="1051580027"/>
              <w:tag w:val="goog_rdk_105"/>
            </w:sdtPr>
            <w:sdtContent>
              <w:ins w:author="Melanie Lent" w:id="17" w:date="2026-07-07T18:30:43Z"/>
              <w:sdt>
                <w:sdtPr>
                  <w:id w:val="-1802844861"/>
                  <w:tag w:val="goog_rdk_106"/>
                </w:sdtPr>
                <w:sdtContent>
                  <w:ins w:author="Melanie Lent" w:id="17" w:date="2026-07-07T18:30:43Z">
                    <w:r w:rsidDel="00000000" w:rsidR="00000000" w:rsidRPr="00000000">
                      <w:rPr>
                        <w:rtl w:val="0"/>
                        <w:rPrChange w:author="Melanie Lent" w:id="19" w:date="2026-07-07T18:30:43Z">
                          <w:rPr/>
                        </w:rPrChange>
                      </w:rPr>
                      <w:t xml:space="preserve">Share Information Safely </w:t>
                    </w:r>
                  </w:ins>
                </w:sdtContent>
              </w:sdt>
              <w:ins w:author="Melanie Lent" w:id="17" w:date="2026-07-07T18:30:43Z">
                <w:bookmarkStart w:colFirst="0" w:colLast="0" w:name="_heading=h.6clnyjx8qu6f" w:id="69"/>
                <w:bookmarkEnd w:id="69"/>
              </w:ins>
            </w:sdtContent>
          </w:sdt>
        </w:p>
      </w:sdtContent>
    </w:sdt>
    <w:sdt>
      <w:sdtPr>
        <w:id w:val="970389216"/>
        <w:tag w:val="goog_rdk_110"/>
      </w:sdtPr>
      <w:sdtContent>
        <w:p w:rsidR="00000000" w:rsidDel="00000000" w:rsidP="00000000" w:rsidRDefault="00000000" w:rsidRPr="00000000" w14:paraId="00000112">
          <w:pPr>
            <w:spacing w:after="240" w:before="240" w:lineRule="auto"/>
            <w:rPr>
              <w:ins w:author="Melanie Lent" w:id="17" w:date="2026-07-07T18:30:43Z"/>
              <w:rPrChange w:author="Melanie Lent" w:id="19" w:date="2026-07-07T18:30:43Z">
                <w:rPr/>
              </w:rPrChange>
            </w:rPr>
          </w:pPr>
          <w:sdt>
            <w:sdtPr>
              <w:id w:val="-787197018"/>
              <w:tag w:val="goog_rdk_108"/>
            </w:sdtPr>
            <w:sdtContent>
              <w:ins w:author="Melanie Lent" w:id="17" w:date="2026-07-07T18:30:43Z"/>
              <w:sdt>
                <w:sdtPr>
                  <w:id w:val="1749549245"/>
                  <w:tag w:val="goog_rdk_109"/>
                </w:sdtPr>
                <w:sdtContent>
                  <w:ins w:author="Melanie Lent" w:id="17" w:date="2026-07-07T18:30:43Z">
                    <w:r w:rsidDel="00000000" w:rsidR="00000000" w:rsidRPr="00000000">
                      <w:rPr>
                        <w:rtl w:val="0"/>
                        <w:rPrChange w:author="Melanie Lent" w:id="19" w:date="2026-07-07T18:30:43Z">
                          <w:rPr/>
                        </w:rPrChange>
                      </w:rPr>
                      <w:t xml:space="preserve">Quickly share pet profiles and lost reports with shelters, rescues, neighbors, and community groups.</w:t>
                    </w:r>
                  </w:ins>
                </w:sdtContent>
              </w:sdt>
              <w:ins w:author="Melanie Lent" w:id="17" w:date="2026-07-07T18:30:43Z"/>
            </w:sdtContent>
          </w:sdt>
        </w:p>
      </w:sdtContent>
    </w:sdt>
    <w:sdt>
      <w:sdtPr>
        <w:id w:val="534743104"/>
        <w:tag w:val="goog_rdk_113"/>
      </w:sdtPr>
      <w:sdtContent>
        <w:p w:rsidR="00000000" w:rsidDel="00000000" w:rsidP="00000000" w:rsidRDefault="00000000" w:rsidRPr="00000000" w14:paraId="00000113">
          <w:pPr>
            <w:spacing w:after="240" w:before="240" w:lineRule="auto"/>
            <w:rPr>
              <w:ins w:author="Melanie Lent" w:id="17" w:date="2026-07-07T18:30:43Z"/>
              <w:rPrChange w:author="Melanie Lent" w:id="19" w:date="2026-07-07T18:30:43Z">
                <w:rPr/>
              </w:rPrChange>
            </w:rPr>
          </w:pPr>
          <w:sdt>
            <w:sdtPr>
              <w:id w:val="-356769454"/>
              <w:tag w:val="goog_rdk_111"/>
            </w:sdtPr>
            <w:sdtContent>
              <w:ins w:author="Melanie Lent" w:id="17" w:date="2026-07-07T18:30:43Z"/>
              <w:sdt>
                <w:sdtPr>
                  <w:id w:val="1472541454"/>
                  <w:tag w:val="goog_rdk_112"/>
                </w:sdtPr>
                <w:sdtContent>
                  <w:ins w:author="Melanie Lent" w:id="17" w:date="2026-07-07T18:30:43Z">
                    <w:r w:rsidDel="00000000" w:rsidR="00000000" w:rsidRPr="00000000">
                      <w:rPr>
                        <w:rtl w:val="0"/>
                        <w:rPrChange w:author="Melanie Lent" w:id="19" w:date="2026-07-07T18:30:43Z">
                          <w:rPr/>
                        </w:rPrChange>
                      </w:rPr>
                      <w:t xml:space="preserve">RescueNet360 is designed to support controlled sharing and safe communication, so owners can provide the information needed to help reunite their pet without posting private contact details publicly.</w:t>
                    </w:r>
                  </w:ins>
                </w:sdtContent>
              </w:sdt>
              <w:ins w:author="Melanie Lent" w:id="17" w:date="2026-07-07T18:30:43Z"/>
            </w:sdtContent>
          </w:sdt>
        </w:p>
      </w:sdtContent>
    </w:sdt>
    <w:sdt>
      <w:sdtPr>
        <w:id w:val="-51493350"/>
        <w:tag w:val="goog_rdk_116"/>
      </w:sdtPr>
      <w:sdtContent>
        <w:p w:rsidR="00000000" w:rsidDel="00000000" w:rsidP="00000000" w:rsidRDefault="00000000" w:rsidRPr="00000000" w14:paraId="00000114">
          <w:pPr>
            <w:pStyle w:val="Heading2"/>
            <w:rPr>
              <w:ins w:author="Melanie Lent" w:id="17" w:date="2026-07-07T18:30:43Z"/>
              <w:rPrChange w:author="Melanie Lent" w:id="19" w:date="2026-07-07T18:30:43Z">
                <w:rPr/>
              </w:rPrChange>
            </w:rPr>
          </w:pPr>
          <w:sdt>
            <w:sdtPr>
              <w:id w:val="-303722748"/>
              <w:tag w:val="goog_rdk_114"/>
            </w:sdtPr>
            <w:sdtContent>
              <w:ins w:author="Melanie Lent" w:id="17" w:date="2026-07-07T18:30:43Z"/>
              <w:sdt>
                <w:sdtPr>
                  <w:id w:val="-407208995"/>
                  <w:tag w:val="goog_rdk_115"/>
                </w:sdtPr>
                <w:sdtContent>
                  <w:ins w:author="Melanie Lent" w:id="17" w:date="2026-07-07T18:30:43Z">
                    <w:r w:rsidDel="00000000" w:rsidR="00000000" w:rsidRPr="00000000">
                      <w:rPr>
                        <w:rtl w:val="0"/>
                        <w:rPrChange w:author="Melanie Lent" w:id="19" w:date="2026-07-07T18:30:43Z">
                          <w:rPr/>
                        </w:rPrChange>
                      </w:rPr>
                      <w:t xml:space="preserve">Final CTA Section</w:t>
                    </w:r>
                  </w:ins>
                </w:sdtContent>
              </w:sdt>
              <w:ins w:author="Melanie Lent" w:id="17" w:date="2026-07-07T18:30:43Z">
                <w:bookmarkStart w:colFirst="0" w:colLast="0" w:name="_heading=h.v6160rmfscd" w:id="70"/>
                <w:bookmarkEnd w:id="70"/>
              </w:ins>
            </w:sdtContent>
          </w:sdt>
        </w:p>
      </w:sdtContent>
    </w:sdt>
    <w:sdt>
      <w:sdtPr>
        <w:id w:val="274541983"/>
        <w:tag w:val="goog_rdk_119"/>
      </w:sdtPr>
      <w:sdtContent>
        <w:p w:rsidR="00000000" w:rsidDel="00000000" w:rsidP="00000000" w:rsidRDefault="00000000" w:rsidRPr="00000000" w14:paraId="00000115">
          <w:pPr>
            <w:pStyle w:val="Heading3"/>
            <w:rPr>
              <w:ins w:author="Melanie Lent" w:id="17" w:date="2026-07-07T18:30:43Z"/>
              <w:rPrChange w:author="Melanie Lent" w:id="19" w:date="2026-07-07T18:30:43Z">
                <w:rPr/>
              </w:rPrChange>
            </w:rPr>
          </w:pPr>
          <w:sdt>
            <w:sdtPr>
              <w:id w:val="1291212144"/>
              <w:tag w:val="goog_rdk_117"/>
            </w:sdtPr>
            <w:sdtContent>
              <w:ins w:author="Melanie Lent" w:id="17" w:date="2026-07-07T18:30:43Z"/>
              <w:sdt>
                <w:sdtPr>
                  <w:id w:val="-1647211099"/>
                  <w:tag w:val="goog_rdk_118"/>
                </w:sdtPr>
                <w:sdtContent>
                  <w:ins w:author="Melanie Lent" w:id="17" w:date="2026-07-07T18:30:43Z">
                    <w:r w:rsidDel="00000000" w:rsidR="00000000" w:rsidRPr="00000000">
                      <w:rPr>
                        <w:rtl w:val="0"/>
                        <w:rPrChange w:author="Melanie Lent" w:id="19" w:date="2026-07-07T18:30:43Z">
                          <w:rPr/>
                        </w:rPrChange>
                      </w:rPr>
                      <w:t xml:space="preserve">Headline:</w:t>
                    </w:r>
                  </w:ins>
                </w:sdtContent>
              </w:sdt>
              <w:ins w:author="Melanie Lent" w:id="17" w:date="2026-07-07T18:30:43Z">
                <w:bookmarkStart w:colFirst="0" w:colLast="0" w:name="_heading=h.4ycylh8pl2ke" w:id="71"/>
                <w:bookmarkEnd w:id="71"/>
              </w:ins>
            </w:sdtContent>
          </w:sdt>
        </w:p>
      </w:sdtContent>
    </w:sdt>
    <w:sdt>
      <w:sdtPr>
        <w:id w:val="-730606623"/>
        <w:tag w:val="goog_rdk_122"/>
      </w:sdtPr>
      <w:sdtContent>
        <w:p w:rsidR="00000000" w:rsidDel="00000000" w:rsidP="00000000" w:rsidRDefault="00000000" w:rsidRPr="00000000" w14:paraId="00000116">
          <w:pPr>
            <w:rPr>
              <w:ins w:author="Melanie Lent" w:id="17" w:date="2026-07-07T18:30:43Z"/>
              <w:rPrChange w:author="Melanie Lent" w:id="19" w:date="2026-07-07T18:30:43Z">
                <w:rPr/>
              </w:rPrChange>
            </w:rPr>
          </w:pPr>
          <w:sdt>
            <w:sdtPr>
              <w:id w:val="-2103820207"/>
              <w:tag w:val="goog_rdk_120"/>
            </w:sdtPr>
            <w:sdtContent>
              <w:ins w:author="Melanie Lent" w:id="17" w:date="2026-07-07T18:30:43Z"/>
              <w:sdt>
                <w:sdtPr>
                  <w:id w:val="-55271845"/>
                  <w:tag w:val="goog_rdk_121"/>
                </w:sdtPr>
                <w:sdtContent>
                  <w:ins w:author="Melanie Lent" w:id="17" w:date="2026-07-07T18:30:43Z">
                    <w:r w:rsidDel="00000000" w:rsidR="00000000" w:rsidRPr="00000000">
                      <w:rPr>
                        <w:rtl w:val="0"/>
                        <w:rPrChange w:author="Melanie Lent" w:id="19" w:date="2026-07-07T18:30:43Z">
                          <w:rPr/>
                        </w:rPrChange>
                      </w:rPr>
                      <w:t xml:space="preserve">Protect Your Pet Today</w:t>
                    </w:r>
                  </w:ins>
                </w:sdtContent>
              </w:sdt>
              <w:ins w:author="Melanie Lent" w:id="17" w:date="2026-07-07T18:30:43Z"/>
            </w:sdtContent>
          </w:sdt>
        </w:p>
      </w:sdtContent>
    </w:sdt>
    <w:sdt>
      <w:sdtPr>
        <w:id w:val="-1962210086"/>
        <w:tag w:val="goog_rdk_125"/>
      </w:sdtPr>
      <w:sdtContent>
        <w:p w:rsidR="00000000" w:rsidDel="00000000" w:rsidP="00000000" w:rsidRDefault="00000000" w:rsidRPr="00000000" w14:paraId="00000117">
          <w:pPr>
            <w:rPr>
              <w:ins w:author="Melanie Lent" w:id="17" w:date="2026-07-07T18:30:43Z"/>
              <w:rPrChange w:author="Melanie Lent" w:id="19" w:date="2026-07-07T18:30:43Z">
                <w:rPr/>
              </w:rPrChange>
            </w:rPr>
          </w:pPr>
          <w:sdt>
            <w:sdtPr>
              <w:id w:val="2086578585"/>
              <w:tag w:val="goog_rdk_123"/>
            </w:sdtPr>
            <w:sdtContent>
              <w:ins w:author="Melanie Lent" w:id="17" w:date="2026-07-07T18:30:43Z"/>
              <w:sdt>
                <w:sdtPr>
                  <w:id w:val="1084007514"/>
                  <w:tag w:val="goog_rdk_124"/>
                </w:sdtPr>
                <w:sdtContent>
                  <w:ins w:author="Melanie Lent" w:id="17" w:date="2026-07-07T18:30:43Z">
                    <w:r w:rsidDel="00000000" w:rsidR="00000000" w:rsidRPr="00000000">
                      <w:rPr>
                        <w:rtl w:val="0"/>
                      </w:rPr>
                    </w:r>
                  </w:ins>
                </w:sdtContent>
              </w:sdt>
              <w:ins w:author="Melanie Lent" w:id="17" w:date="2026-07-07T18:30:43Z"/>
            </w:sdtContent>
          </w:sdt>
        </w:p>
      </w:sdtContent>
    </w:sdt>
    <w:sdt>
      <w:sdtPr>
        <w:id w:val="-1819352926"/>
        <w:tag w:val="goog_rdk_128"/>
      </w:sdtPr>
      <w:sdtContent>
        <w:p w:rsidR="00000000" w:rsidDel="00000000" w:rsidP="00000000" w:rsidRDefault="00000000" w:rsidRPr="00000000" w14:paraId="00000118">
          <w:pPr>
            <w:rPr>
              <w:ins w:author="Melanie Lent" w:id="17" w:date="2026-07-07T18:30:43Z"/>
              <w:rPrChange w:author="Melanie Lent" w:id="19" w:date="2026-07-07T18:30:43Z">
                <w:rPr/>
              </w:rPrChange>
            </w:rPr>
          </w:pPr>
          <w:sdt>
            <w:sdtPr>
              <w:id w:val="508740535"/>
              <w:tag w:val="goog_rdk_126"/>
            </w:sdtPr>
            <w:sdtContent>
              <w:ins w:author="Melanie Lent" w:id="17" w:date="2026-07-07T18:30:43Z"/>
              <w:sdt>
                <w:sdtPr>
                  <w:id w:val="-1896290763"/>
                  <w:tag w:val="goog_rdk_127"/>
                </w:sdtPr>
                <w:sdtContent>
                  <w:ins w:author="Melanie Lent" w:id="17" w:date="2026-07-07T18:30:43Z">
                    <w:r w:rsidDel="00000000" w:rsidR="00000000" w:rsidRPr="00000000">
                      <w:rPr>
                        <w:rtl w:val="0"/>
                        <w:rPrChange w:author="Melanie Lent" w:id="19" w:date="2026-07-07T18:30:43Z">
                          <w:rPr/>
                        </w:rPrChange>
                      </w:rPr>
                      <w:t xml:space="preserve">Description:  Don’t wait until an emergency happens.</w:t>
                    </w:r>
                  </w:ins>
                </w:sdtContent>
              </w:sdt>
              <w:ins w:author="Melanie Lent" w:id="17" w:date="2026-07-07T18:30:43Z"/>
            </w:sdtContent>
          </w:sdt>
        </w:p>
      </w:sdtContent>
    </w:sdt>
    <w:sdt>
      <w:sdtPr>
        <w:id w:val="-640101508"/>
        <w:tag w:val="goog_rdk_131"/>
      </w:sdtPr>
      <w:sdtContent>
        <w:p w:rsidR="00000000" w:rsidDel="00000000" w:rsidP="00000000" w:rsidRDefault="00000000" w:rsidRPr="00000000" w14:paraId="00000119">
          <w:pPr>
            <w:rPr>
              <w:ins w:author="Melanie Lent" w:id="17" w:date="2026-07-07T18:30:43Z"/>
              <w:rPrChange w:author="Melanie Lent" w:id="19" w:date="2026-07-07T18:30:43Z">
                <w:rPr/>
              </w:rPrChange>
            </w:rPr>
          </w:pPr>
          <w:sdt>
            <w:sdtPr>
              <w:id w:val="225883100"/>
              <w:tag w:val="goog_rdk_129"/>
            </w:sdtPr>
            <w:sdtContent>
              <w:ins w:author="Melanie Lent" w:id="17" w:date="2026-07-07T18:30:43Z"/>
              <w:sdt>
                <w:sdtPr>
                  <w:id w:val="1158272982"/>
                  <w:tag w:val="goog_rdk_130"/>
                </w:sdtPr>
                <w:sdtContent>
                  <w:ins w:author="Melanie Lent" w:id="17" w:date="2026-07-07T18:30:43Z">
                    <w:r w:rsidDel="00000000" w:rsidR="00000000" w:rsidRPr="00000000">
                      <w:rPr>
                        <w:rtl w:val="0"/>
                      </w:rPr>
                    </w:r>
                  </w:ins>
                </w:sdtContent>
              </w:sdt>
              <w:ins w:author="Melanie Lent" w:id="17" w:date="2026-07-07T18:30:43Z"/>
            </w:sdtContent>
          </w:sdt>
        </w:p>
      </w:sdtContent>
    </w:sdt>
    <w:sdt>
      <w:sdtPr>
        <w:id w:val="1654422172"/>
        <w:tag w:val="goog_rdk_134"/>
      </w:sdtPr>
      <w:sdtContent>
        <w:p w:rsidR="00000000" w:rsidDel="00000000" w:rsidP="00000000" w:rsidRDefault="00000000" w:rsidRPr="00000000" w14:paraId="0000011A">
          <w:pPr>
            <w:rPr>
              <w:ins w:author="Melanie Lent" w:id="17" w:date="2026-07-07T18:30:43Z"/>
              <w:rPrChange w:author="Melanie Lent" w:id="19" w:date="2026-07-07T18:30:43Z">
                <w:rPr/>
              </w:rPrChange>
            </w:rPr>
          </w:pPr>
          <w:sdt>
            <w:sdtPr>
              <w:id w:val="503545083"/>
              <w:tag w:val="goog_rdk_132"/>
            </w:sdtPr>
            <w:sdtContent>
              <w:ins w:author="Melanie Lent" w:id="17" w:date="2026-07-07T18:30:43Z"/>
              <w:sdt>
                <w:sdtPr>
                  <w:id w:val="-225883583"/>
                  <w:tag w:val="goog_rdk_133"/>
                </w:sdtPr>
                <w:sdtContent>
                  <w:ins w:author="Melanie Lent" w:id="17" w:date="2026-07-07T18:30:43Z">
                    <w:r w:rsidDel="00000000" w:rsidR="00000000" w:rsidRPr="00000000">
                      <w:rPr>
                        <w:rtl w:val="0"/>
                        <w:rPrChange w:author="Melanie Lent" w:id="19" w:date="2026-07-07T18:30:43Z">
                          <w:rPr/>
                        </w:rPrChange>
                      </w:rPr>
                      <w:t xml:space="preserve">CTA:</w:t>
                      <w:br w:type="textWrapping"/>
                      <w:t xml:space="preserve">Create Free Pet Profile</w:t>
                    </w:r>
                  </w:ins>
                </w:sdtContent>
              </w:sdt>
              <w:ins w:author="Melanie Lent" w:id="17" w:date="2026-07-07T18:30:43Z"/>
            </w:sdtContent>
          </w:sdt>
        </w:p>
      </w:sdtContent>
    </w:sdt>
    <w:sdt>
      <w:sdtPr>
        <w:id w:val="392193130"/>
        <w:tag w:val="goog_rdk_137"/>
      </w:sdtPr>
      <w:sdtContent>
        <w:p w:rsidR="00000000" w:rsidDel="00000000" w:rsidP="00000000" w:rsidRDefault="00000000" w:rsidRPr="00000000" w14:paraId="0000011B">
          <w:pPr>
            <w:rPr>
              <w:ins w:author="Melanie Lent" w:id="17" w:date="2026-07-07T18:30:43Z"/>
              <w:rPrChange w:author="Melanie Lent" w:id="19" w:date="2026-07-07T18:30:43Z">
                <w:rPr/>
              </w:rPrChange>
            </w:rPr>
          </w:pPr>
          <w:sdt>
            <w:sdtPr>
              <w:id w:val="-1714046538"/>
              <w:tag w:val="goog_rdk_135"/>
            </w:sdtPr>
            <w:sdtContent>
              <w:ins w:author="Melanie Lent" w:id="17" w:date="2026-07-07T18:30:43Z"/>
              <w:sdt>
                <w:sdtPr>
                  <w:id w:val="1455024590"/>
                  <w:tag w:val="goog_rdk_136"/>
                </w:sdtPr>
                <w:sdtContent>
                  <w:ins w:author="Melanie Lent" w:id="17" w:date="2026-07-07T18:30:43Z">
                    <w:r w:rsidDel="00000000" w:rsidR="00000000" w:rsidRPr="00000000">
                      <w:rPr>
                        <w:rtl w:val="0"/>
                      </w:rPr>
                    </w:r>
                  </w:ins>
                </w:sdtContent>
              </w:sdt>
              <w:ins w:author="Melanie Lent" w:id="17" w:date="2026-07-07T18:30:43Z"/>
            </w:sdtContent>
          </w:sdt>
        </w:p>
      </w:sdtContent>
    </w:sdt>
    <w:sdt>
      <w:sdtPr>
        <w:id w:val="2034060544"/>
        <w:tag w:val="goog_rdk_140"/>
      </w:sdtPr>
      <w:sdtContent>
        <w:p w:rsidR="00000000" w:rsidDel="00000000" w:rsidP="00000000" w:rsidRDefault="00000000" w:rsidRPr="00000000" w14:paraId="0000011C">
          <w:pPr>
            <w:rPr>
              <w:ins w:author="Melanie Lent" w:id="17" w:date="2026-07-07T18:30:43Z"/>
              <w:rPrChange w:author="Melanie Lent" w:id="19" w:date="2026-07-07T18:30:43Z">
                <w:rPr/>
              </w:rPrChange>
            </w:rPr>
          </w:pPr>
          <w:sdt>
            <w:sdtPr>
              <w:id w:val="310716202"/>
              <w:tag w:val="goog_rdk_138"/>
            </w:sdtPr>
            <w:sdtContent>
              <w:ins w:author="Melanie Lent" w:id="17" w:date="2026-07-07T18:30:43Z"/>
              <w:sdt>
                <w:sdtPr>
                  <w:id w:val="1735920608"/>
                  <w:tag w:val="goog_rdk_139"/>
                </w:sdtPr>
                <w:sdtContent>
                  <w:ins w:author="Melanie Lent" w:id="17" w:date="2026-07-07T18:30:43Z">
                    <w:r w:rsidDel="00000000" w:rsidR="00000000" w:rsidRPr="00000000">
                      <w:rPr>
                        <w:rtl w:val="0"/>
                      </w:rPr>
                    </w:r>
                  </w:ins>
                </w:sdtContent>
              </w:sdt>
              <w:ins w:author="Melanie Lent" w:id="17" w:date="2026-07-07T18:30:43Z"/>
            </w:sdtContent>
          </w:sdt>
        </w:p>
      </w:sdtContent>
    </w:sdt>
    <w:sdt>
      <w:sdtPr>
        <w:id w:val="52809104"/>
        <w:tag w:val="goog_rdk_142"/>
      </w:sdtPr>
      <w:sdtContent>
        <w:p w:rsidR="00000000" w:rsidDel="00000000" w:rsidP="00000000" w:rsidRDefault="00000000" w:rsidRPr="00000000" w14:paraId="0000011D">
          <w:pPr>
            <w:rPr>
              <w:rPrChange w:author="Melanie Lent" w:id="18" w:date="2026-07-07T18:31:28Z">
                <w:rPr/>
              </w:rPrChange>
            </w:rPr>
            <w:pPrChange w:author="Melanie Lent" w:id="0" w:date="2026-07-07T18:31:28Z">
              <w:pPr/>
            </w:pPrChange>
          </w:pPr>
          <w:sdt>
            <w:sdtPr>
              <w:id w:val="-1712128165"/>
              <w:tag w:val="goog_rdk_141"/>
            </w:sdtPr>
            <w:sdtContent>
              <w:r w:rsidDel="00000000" w:rsidR="00000000" w:rsidRPr="00000000">
                <w:rPr>
                  <w:rtl w:val="0"/>
                </w:rPr>
              </w:r>
            </w:sdtContent>
          </w:sdt>
        </w:p>
      </w:sdtContent>
    </w:sdt>
    <w:p w:rsidR="00000000" w:rsidDel="00000000" w:rsidP="00000000" w:rsidRDefault="00000000" w:rsidRPr="00000000" w14:paraId="0000011E">
      <w:pPr>
        <w:pStyle w:val="Heading1"/>
        <w:rPr/>
      </w:pPr>
      <w:bookmarkStart w:colFirst="0" w:colLast="0" w:name="_heading=h.549iv1hcwny1" w:id="72"/>
      <w:bookmarkEnd w:id="72"/>
      <w:r w:rsidDel="00000000" w:rsidR="00000000" w:rsidRPr="00000000">
        <w:rPr>
          <w:rtl w:val="0"/>
        </w:rPr>
        <w:t xml:space="preserve">SPONSORS AND PARTNERS </w:t>
      </w:r>
      <w:sdt>
        <w:sdtPr>
          <w:id w:val="1186916220"/>
          <w:tag w:val="goog_rdk_143"/>
        </w:sdtPr>
        <w:sdtContent>
          <w:commentRangeStart w:id="21"/>
        </w:sdtContent>
      </w:sdt>
      <w:r w:rsidDel="00000000" w:rsidR="00000000" w:rsidRPr="00000000">
        <w:rPr>
          <w:rtl w:val="0"/>
        </w:rPr>
        <w:t xml:space="preserve">PAGE</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URL: /sponsors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Hero section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Headline</w:t>
      </w:r>
    </w:p>
    <w:p w:rsidR="00000000" w:rsidDel="00000000" w:rsidP="00000000" w:rsidRDefault="00000000" w:rsidRPr="00000000" w14:paraId="00000124">
      <w:pPr>
        <w:rPr/>
      </w:pPr>
      <w:r w:rsidDel="00000000" w:rsidR="00000000" w:rsidRPr="00000000">
        <w:rPr>
          <w:rtl w:val="0"/>
        </w:rPr>
        <w:t xml:space="preserve">Fund the Infrastructure. Show the Impact.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Supporting copy</w:t>
      </w:r>
    </w:p>
    <w:p w:rsidR="00000000" w:rsidDel="00000000" w:rsidP="00000000" w:rsidRDefault="00000000" w:rsidRPr="00000000" w14:paraId="00000127">
      <w:pPr>
        <w:rPr/>
      </w:pPr>
      <w:r w:rsidDel="00000000" w:rsidR="00000000" w:rsidRPr="00000000">
        <w:rPr>
          <w:rtl w:val="0"/>
        </w:rPr>
        <w:t xml:space="preserve">RescueNet360 helps connect shelters, rescues, pet owners, and regional partners through one coordinated animal welfare network.</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Sponsors help bring this infrastructure to the communities they 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Primary CTA</w:t>
      </w:r>
    </w:p>
    <w:p w:rsidR="00000000" w:rsidDel="00000000" w:rsidP="00000000" w:rsidRDefault="00000000" w:rsidRPr="00000000" w14:paraId="0000012C">
      <w:pPr>
        <w:rPr/>
      </w:pPr>
      <w:r w:rsidDel="00000000" w:rsidR="00000000" w:rsidRPr="00000000">
        <w:rPr>
          <w:rtl w:val="0"/>
        </w:rPr>
        <w:t xml:space="preserve">Talk to Our Sponsorship Team</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Why sponsorship matters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Section title</w:t>
      </w:r>
    </w:p>
    <w:p w:rsidR="00000000" w:rsidDel="00000000" w:rsidP="00000000" w:rsidRDefault="00000000" w:rsidRPr="00000000" w14:paraId="00000131">
      <w:pPr>
        <w:rPr/>
      </w:pPr>
      <w:r w:rsidDel="00000000" w:rsidR="00000000" w:rsidRPr="00000000">
        <w:rPr>
          <w:rtl w:val="0"/>
        </w:rPr>
        <w:t xml:space="preserve">This Is Local Impact People See.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Body copy</w:t>
      </w:r>
    </w:p>
    <w:p w:rsidR="00000000" w:rsidDel="00000000" w:rsidP="00000000" w:rsidRDefault="00000000" w:rsidRPr="00000000" w14:paraId="00000134">
      <w:pPr>
        <w:rPr/>
      </w:pPr>
      <w:r w:rsidDel="00000000" w:rsidR="00000000" w:rsidRPr="00000000">
        <w:rPr>
          <w:rtl w:val="0"/>
        </w:rPr>
        <w:t xml:space="preserve">Animal welfare teams need more than awareness. They need working infrastructure.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When sponsors support RescueNet360, they help fund the systems that move information faster, strengthen reunification, support shelters and rescues, and give communities a better way to respond when animals are lost, displaced, or at risk.</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Regional funding model</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Section title</w:t>
      </w:r>
    </w:p>
    <w:p w:rsidR="00000000" w:rsidDel="00000000" w:rsidP="00000000" w:rsidRDefault="00000000" w:rsidRPr="00000000" w14:paraId="0000013B">
      <w:pPr>
        <w:rPr/>
      </w:pPr>
      <w:r w:rsidDel="00000000" w:rsidR="00000000" w:rsidRPr="00000000">
        <w:rPr>
          <w:rtl w:val="0"/>
        </w:rPr>
        <w:t xml:space="preserve">Your Support Works Where Animals Live.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Body copy</w:t>
      </w:r>
    </w:p>
    <w:p w:rsidR="00000000" w:rsidDel="00000000" w:rsidP="00000000" w:rsidRDefault="00000000" w:rsidRPr="00000000" w14:paraId="0000013E">
      <w:pPr>
        <w:rPr/>
      </w:pPr>
      <w:r w:rsidDel="00000000" w:rsidR="00000000" w:rsidRPr="00000000">
        <w:rPr>
          <w:rtl w:val="0"/>
        </w:rPr>
        <w:t xml:space="preserve">RescueNet360 is built around regional deployment.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 regional sponsor helps bring the network to a specific community, county, metro area, or service region. That support helps local shelters, rescues, pet owners, and partners use one connected system instead of disconnected efforts.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This gives sponsors visible local impact tied to real animal welfare outcomes.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Ways to get involved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Regional network underwriting</w:t>
      </w:r>
    </w:p>
    <w:p w:rsidR="00000000" w:rsidDel="00000000" w:rsidP="00000000" w:rsidRDefault="00000000" w:rsidRPr="00000000" w14:paraId="00000147">
      <w:pPr>
        <w:rPr/>
      </w:pPr>
      <w:r w:rsidDel="00000000" w:rsidR="00000000" w:rsidRPr="00000000">
        <w:rPr>
          <w:rtl w:val="0"/>
        </w:rPr>
        <w:t xml:space="preserve">Help launch RescueNet360 in a specific region.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Shelter support sponsorship</w:t>
      </w:r>
    </w:p>
    <w:p w:rsidR="00000000" w:rsidDel="00000000" w:rsidP="00000000" w:rsidRDefault="00000000" w:rsidRPr="00000000" w14:paraId="0000014A">
      <w:pPr>
        <w:rPr/>
      </w:pPr>
      <w:r w:rsidDel="00000000" w:rsidR="00000000" w:rsidRPr="00000000">
        <w:rPr>
          <w:rtl w:val="0"/>
        </w:rPr>
        <w:t xml:space="preserve">Help fund access, onboarding, and operational support for shelter partners.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Rescue support sponsorship</w:t>
      </w:r>
    </w:p>
    <w:p w:rsidR="00000000" w:rsidDel="00000000" w:rsidP="00000000" w:rsidRDefault="00000000" w:rsidRPr="00000000" w14:paraId="0000014D">
      <w:pPr>
        <w:rPr/>
      </w:pPr>
      <w:r w:rsidDel="00000000" w:rsidR="00000000" w:rsidRPr="00000000">
        <w:rPr>
          <w:rtl w:val="0"/>
        </w:rPr>
        <w:t xml:space="preserve">Help keep RescueNet360 free for rescues and support better placement coordination.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Community pet protection initiatives</w:t>
      </w:r>
    </w:p>
    <w:p w:rsidR="00000000" w:rsidDel="00000000" w:rsidP="00000000" w:rsidRDefault="00000000" w:rsidRPr="00000000" w14:paraId="00000150">
      <w:pPr>
        <w:rPr/>
      </w:pPr>
      <w:r w:rsidDel="00000000" w:rsidR="00000000" w:rsidRPr="00000000">
        <w:rPr>
          <w:rtl w:val="0"/>
        </w:rPr>
        <w:t xml:space="preserve">Support pet registration, lost and found awareness, disaster readiness, and public education.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Event and awareness partnerships</w:t>
      </w:r>
    </w:p>
    <w:p w:rsidR="00000000" w:rsidDel="00000000" w:rsidP="00000000" w:rsidRDefault="00000000" w:rsidRPr="00000000" w14:paraId="00000153">
      <w:pPr>
        <w:rPr/>
      </w:pPr>
      <w:r w:rsidDel="00000000" w:rsidR="00000000" w:rsidRPr="00000000">
        <w:rPr>
          <w:rtl w:val="0"/>
        </w:rPr>
        <w:t xml:space="preserve">Partner on adoption events, registration drives, shelter campaigns, and community outreach.</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Sponsor CTA section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Headline</w:t>
      </w:r>
    </w:p>
    <w:p w:rsidR="00000000" w:rsidDel="00000000" w:rsidP="00000000" w:rsidRDefault="00000000" w:rsidRPr="00000000" w14:paraId="00000158">
      <w:pPr>
        <w:rPr/>
      </w:pPr>
      <w:r w:rsidDel="00000000" w:rsidR="00000000" w:rsidRPr="00000000">
        <w:rPr>
          <w:rtl w:val="0"/>
        </w:rPr>
        <w:t xml:space="preserve">Ready to Bring RescueNet360 to Your Region?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Body copy</w:t>
      </w:r>
    </w:p>
    <w:p w:rsidR="00000000" w:rsidDel="00000000" w:rsidP="00000000" w:rsidRDefault="00000000" w:rsidRPr="00000000" w14:paraId="0000015B">
      <w:pPr>
        <w:rPr/>
      </w:pPr>
      <w:r w:rsidDel="00000000" w:rsidR="00000000" w:rsidRPr="00000000">
        <w:rPr>
          <w:rtl w:val="0"/>
        </w:rPr>
        <w:t xml:space="preserve">Let’s talk about your community, your goals, and the kind of impact your organization wants to support.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CTA</w:t>
      </w:r>
    </w:p>
    <w:p w:rsidR="00000000" w:rsidDel="00000000" w:rsidP="00000000" w:rsidRDefault="00000000" w:rsidRPr="00000000" w14:paraId="0000015E">
      <w:pPr>
        <w:rPr/>
      </w:pPr>
      <w:r w:rsidDel="00000000" w:rsidR="00000000" w:rsidRPr="00000000">
        <w:rPr>
          <w:rtl w:val="0"/>
        </w:rPr>
        <w:t xml:space="preserve">Talk to Our Sponsorship Team</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ABOUT PAGE</w:t>
      </w:r>
    </w:p>
    <w:p w:rsidR="00000000" w:rsidDel="00000000" w:rsidP="00000000" w:rsidRDefault="00000000" w:rsidRPr="00000000" w14:paraId="00000161">
      <w:pPr>
        <w:rPr/>
      </w:pPr>
      <w:r w:rsidDel="00000000" w:rsidR="00000000" w:rsidRPr="00000000">
        <w:rPr>
          <w:rtl w:val="0"/>
        </w:rPr>
        <w:t xml:space="preserve">URL: /about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Mission section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Headline</w:t>
      </w:r>
    </w:p>
    <w:p w:rsidR="00000000" w:rsidDel="00000000" w:rsidP="00000000" w:rsidRDefault="00000000" w:rsidRPr="00000000" w14:paraId="00000166">
      <w:pPr>
        <w:rPr/>
      </w:pPr>
      <w:r w:rsidDel="00000000" w:rsidR="00000000" w:rsidRPr="00000000">
        <w:rPr>
          <w:rtl w:val="0"/>
        </w:rPr>
        <w:t xml:space="preserve">Why RescueNet360 Exists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Body copy</w:t>
      </w:r>
    </w:p>
    <w:p w:rsidR="00000000" w:rsidDel="00000000" w:rsidP="00000000" w:rsidRDefault="00000000" w:rsidRPr="00000000" w14:paraId="00000169">
      <w:pPr>
        <w:rPr/>
      </w:pPr>
      <w:r w:rsidDel="00000000" w:rsidR="00000000" w:rsidRPr="00000000">
        <w:rPr>
          <w:rtl w:val="0"/>
        </w:rPr>
        <w:t xml:space="preserve">Every day, animal welfare teams work to save lives with limited time, limited space, and limited visibility.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people who want to help often exist. The information they need does not always reach them in time.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 lost pet report might never connect with the shelter holding that pet. A rescue might never see an urgent animal one county over. A foster coordinator might spend hours matching pets to homes when the right family is already in the network.</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RescueNet360 exists to make those connections visible.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coordination layer section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Headline</w:t>
      </w:r>
    </w:p>
    <w:p w:rsidR="00000000" w:rsidDel="00000000" w:rsidP="00000000" w:rsidRDefault="00000000" w:rsidRPr="00000000" w14:paraId="00000174">
      <w:pPr>
        <w:rPr/>
      </w:pPr>
      <w:r w:rsidDel="00000000" w:rsidR="00000000" w:rsidRPr="00000000">
        <w:rPr>
          <w:rtl w:val="0"/>
        </w:rPr>
        <w:t xml:space="preserve">The Coordination Layer Animal Welfare Has Needed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Body copy</w:t>
      </w:r>
    </w:p>
    <w:p w:rsidR="00000000" w:rsidDel="00000000" w:rsidP="00000000" w:rsidRDefault="00000000" w:rsidRPr="00000000" w14:paraId="00000177">
      <w:pPr>
        <w:rPr/>
      </w:pPr>
      <w:r w:rsidDel="00000000" w:rsidR="00000000" w:rsidRPr="00000000">
        <w:rPr>
          <w:rtl w:val="0"/>
        </w:rPr>
        <w:t xml:space="preserve">Most shelter and rescue systems were built to manage work inside one organization.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Animal welfare does not stay inside one organization.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Animals move across owners, shelters, rescues, fosters, transporters, veterinarians, and community members. When those moves happen without shared identity and shared context, important information gets lost or delayed.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RescueNet360 works alongside existing tools as the coordination layer between people, organizations, and animal records.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Why now section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Headline</w:t>
      </w:r>
    </w:p>
    <w:p w:rsidR="00000000" w:rsidDel="00000000" w:rsidP="00000000" w:rsidRDefault="00000000" w:rsidRPr="00000000" w14:paraId="00000182">
      <w:pPr>
        <w:rPr/>
      </w:pPr>
      <w:r w:rsidDel="00000000" w:rsidR="00000000" w:rsidRPr="00000000">
        <w:rPr>
          <w:rtl w:val="0"/>
        </w:rPr>
        <w:t xml:space="preserve">The Scale of the Problem Demands Better Coordination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Body copy</w:t>
      </w:r>
    </w:p>
    <w:p w:rsidR="00000000" w:rsidDel="00000000" w:rsidP="00000000" w:rsidRDefault="00000000" w:rsidRPr="00000000" w14:paraId="00000185">
      <w:pPr>
        <w:rPr/>
      </w:pPr>
      <w:r w:rsidDel="00000000" w:rsidR="00000000" w:rsidRPr="00000000">
        <w:rPr>
          <w:rtl w:val="0"/>
        </w:rPr>
        <w:t xml:space="preserve">Millions of animals enter U.S. shelters each year. Many more are reported lost, found, transferred, fostered, transported, adopted, or reclaimed.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Every one of those moments depends on information moving quickly.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RescueNet360 was built to help animal welfare teams coordinate at the speed the work requires.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Founder story section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Headline</w:t>
      </w:r>
    </w:p>
    <w:p w:rsidR="00000000" w:rsidDel="00000000" w:rsidP="00000000" w:rsidRDefault="00000000" w:rsidRPr="00000000" w14:paraId="0000018E">
      <w:pPr>
        <w:rPr/>
      </w:pPr>
      <w:r w:rsidDel="00000000" w:rsidR="00000000" w:rsidRPr="00000000">
        <w:rPr>
          <w:rtl w:val="0"/>
        </w:rPr>
        <w:t xml:space="preserve">Why Misty Built RescueNet360</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Body copy</w:t>
      </w:r>
    </w:p>
    <w:p w:rsidR="00000000" w:rsidDel="00000000" w:rsidP="00000000" w:rsidRDefault="00000000" w:rsidRPr="00000000" w14:paraId="00000191">
      <w:pPr>
        <w:rPr/>
      </w:pPr>
      <w:r w:rsidDel="00000000" w:rsidR="00000000" w:rsidRPr="00000000">
        <w:rPr>
          <w:rtl w:val="0"/>
        </w:rPr>
        <w:t xml:space="preserve">I kept seeing missing dog posts online. Most looked like digital flyers, shared over and over by families who were scared, tired, and hoping someone had seen their pet.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One story stayed with me.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An elderly dog went missing. Her owner searched relentlessly. I offered to help go door to door. She gently declined. When I asked if I could share her story to help others, she said no. She said sharing it would make it feel final.</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That moment changed how I saw the problem.</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Lost pets are not only a neighborhood problem. They are an information problem. Shelters, rescues, pet owners, and community members all care, but they are often working from different places with different pieces of the story.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 built RescueNet360 because pets deserve a better chance, families deserve faster answers, and animal welfare teams deserve infrastructure that supports the work they are already doing.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Misty Harrison</w:t>
      </w:r>
    </w:p>
    <w:p w:rsidR="00000000" w:rsidDel="00000000" w:rsidP="00000000" w:rsidRDefault="00000000" w:rsidRPr="00000000" w14:paraId="0000019E">
      <w:pPr>
        <w:rPr/>
      </w:pPr>
      <w:r w:rsidDel="00000000" w:rsidR="00000000" w:rsidRPr="00000000">
        <w:rPr>
          <w:rtl w:val="0"/>
        </w:rPr>
        <w:t xml:space="preserve">Founder and CEO, RescueNet360</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Team section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Headline</w:t>
      </w:r>
    </w:p>
    <w:p w:rsidR="00000000" w:rsidDel="00000000" w:rsidP="00000000" w:rsidRDefault="00000000" w:rsidRPr="00000000" w14:paraId="000001A3">
      <w:pPr>
        <w:rPr/>
      </w:pPr>
      <w:r w:rsidDel="00000000" w:rsidR="00000000" w:rsidRPr="00000000">
        <w:rPr>
          <w:rtl w:val="0"/>
        </w:rPr>
        <w:t xml:space="preserve">Meet the Team</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Misty Harrison</w:t>
      </w:r>
    </w:p>
    <w:p w:rsidR="00000000" w:rsidDel="00000000" w:rsidP="00000000" w:rsidRDefault="00000000" w:rsidRPr="00000000" w14:paraId="000001A6">
      <w:pPr>
        <w:rPr/>
      </w:pPr>
      <w:r w:rsidDel="00000000" w:rsidR="00000000" w:rsidRPr="00000000">
        <w:rPr>
          <w:rtl w:val="0"/>
        </w:rPr>
        <w:t xml:space="preserve">Founder and CEO</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Misty Harrison is the Founder and CEO of RescueNet360, a Public Benefit Corporation building coordination infrastructure for animal welfare.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She brings nearly two decades of operational, technical, customer support, and business-building experience across Microsoft, ADP, Practitioners Publishing Company, Boy Scouts of America National HQ, AutoRealty, and small business ownership.</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At RescueNet360, Misty leads product vision, business architecture, , sponsor model development, and founder-led partnerships.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Her focus is simple: make animal welfare coordination easier, faster, and more connected.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Ed Lent</w:t>
      </w:r>
    </w:p>
    <w:p w:rsidR="00000000" w:rsidDel="00000000" w:rsidP="00000000" w:rsidRDefault="00000000" w:rsidRPr="00000000" w14:paraId="000001B1">
      <w:pPr>
        <w:rPr/>
      </w:pPr>
      <w:r w:rsidDel="00000000" w:rsidR="00000000" w:rsidRPr="00000000">
        <w:rPr>
          <w:rtl w:val="0"/>
        </w:rPr>
        <w:t xml:space="preserve">Co-Founder and CTO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Ed Lent is the Co-Founder and CTO of RescueNet360.</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He brings 30 years of full-stack technology experience across government, financial services, healthcare, e-commerce, regulated workflows, infrastructure, and large-scale software platforms.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At RescueNet360, Ed leads platform architecture, engineering, product implementation, security readiness, and technical delivery.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He built the production platform while maintaining his full-time career, driven by the belief that better systems should create better outcomes for animals and the people trying to help them.</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Melanie Lent</w:t>
      </w:r>
    </w:p>
    <w:p w:rsidR="00000000" w:rsidDel="00000000" w:rsidP="00000000" w:rsidRDefault="00000000" w:rsidRPr="00000000" w14:paraId="000001BC">
      <w:pPr>
        <w:rPr/>
      </w:pPr>
      <w:r w:rsidDel="00000000" w:rsidR="00000000" w:rsidRPr="00000000">
        <w:rPr>
          <w:rtl w:val="0"/>
        </w:rPr>
        <w:t xml:space="preserve">Head of Growth </w:t>
      </w:r>
      <w:sdt>
        <w:sdtPr>
          <w:id w:val="-824334589"/>
          <w:tag w:val="goog_rdk_144"/>
        </w:sdtPr>
        <w:sdtContent>
          <w:ins w:author="Melanie Lent" w:id="20" w:date="2026-07-07T18:48:11Z"/>
          <w:sdt>
            <w:sdtPr>
              <w:id w:val="190391320"/>
              <w:tag w:val="goog_rdk_145"/>
            </w:sdtPr>
            <w:sdtContent>
              <w:commentRangeStart w:id="22"/>
            </w:sdtContent>
          </w:sdt>
          <w:ins w:author="Melanie Lent" w:id="20" w:date="2026-07-07T18:48:11Z">
            <w:r w:rsidDel="00000000" w:rsidR="00000000" w:rsidRPr="00000000">
              <w:rPr>
                <w:rtl w:val="0"/>
              </w:rPr>
              <w:t xml:space="preserve">and Marketing:</w:t>
            </w:r>
          </w:ins>
        </w:sdtContent>
      </w:sdt>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Melanie Lent supports RescueNet360 growth, website execution, content coordination, marketing direction, and partner-facing communication.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Her role helps turn the RescueNet360 vision into clear public messaging, practical outreach, and a stronger path to adoption.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CONTACT PAGE</w:t>
      </w:r>
    </w:p>
    <w:p w:rsidR="00000000" w:rsidDel="00000000" w:rsidP="00000000" w:rsidRDefault="00000000" w:rsidRPr="00000000" w14:paraId="000001C3">
      <w:pPr>
        <w:rPr/>
      </w:pPr>
      <w:r w:rsidDel="00000000" w:rsidR="00000000" w:rsidRPr="00000000">
        <w:rPr>
          <w:rtl w:val="0"/>
        </w:rPr>
        <w:t xml:space="preserve">URL: /contact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General contact section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Headline</w:t>
      </w:r>
    </w:p>
    <w:p w:rsidR="00000000" w:rsidDel="00000000" w:rsidP="00000000" w:rsidRDefault="00000000" w:rsidRPr="00000000" w14:paraId="000001C8">
      <w:pPr>
        <w:rPr/>
      </w:pPr>
      <w:r w:rsidDel="00000000" w:rsidR="00000000" w:rsidRPr="00000000">
        <w:rPr>
          <w:rtl w:val="0"/>
        </w:rPr>
        <w:t xml:space="preserve">Let’s Talk.</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Body copy</w:t>
      </w:r>
    </w:p>
    <w:p w:rsidR="00000000" w:rsidDel="00000000" w:rsidP="00000000" w:rsidRDefault="00000000" w:rsidRPr="00000000" w14:paraId="000001CB">
      <w:pPr>
        <w:rPr/>
      </w:pPr>
      <w:r w:rsidDel="00000000" w:rsidR="00000000" w:rsidRPr="00000000">
        <w:rPr>
          <w:rtl w:val="0"/>
        </w:rPr>
        <w:t xml:space="preserve">Have a question, idea, partnership request, or pilot inquiry? Send us a message. We read every submission.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CTA</w:t>
      </w:r>
    </w:p>
    <w:p w:rsidR="00000000" w:rsidDel="00000000" w:rsidP="00000000" w:rsidRDefault="00000000" w:rsidRPr="00000000" w14:paraId="000001CE">
      <w:pPr>
        <w:rPr/>
      </w:pPr>
      <w:r w:rsidDel="00000000" w:rsidR="00000000" w:rsidRPr="00000000">
        <w:rPr>
          <w:rtl w:val="0"/>
        </w:rPr>
        <w:t xml:space="preserve">Contact RescueNet360</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Pilot interest section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Headline</w:t>
      </w:r>
    </w:p>
    <w:p w:rsidR="00000000" w:rsidDel="00000000" w:rsidP="00000000" w:rsidRDefault="00000000" w:rsidRPr="00000000" w14:paraId="000001D3">
      <w:pPr>
        <w:rPr/>
      </w:pPr>
      <w:r w:rsidDel="00000000" w:rsidR="00000000" w:rsidRPr="00000000">
        <w:rPr>
          <w:rtl w:val="0"/>
        </w:rPr>
        <w:t xml:space="preserve">Interested in Joining the Pilot?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Body copy</w:t>
      </w:r>
    </w:p>
    <w:p w:rsidR="00000000" w:rsidDel="00000000" w:rsidP="00000000" w:rsidRDefault="00000000" w:rsidRPr="00000000" w14:paraId="000001D6">
      <w:pPr>
        <w:rPr/>
      </w:pPr>
      <w:r w:rsidDel="00000000" w:rsidR="00000000" w:rsidRPr="00000000">
        <w:rPr>
          <w:rtl w:val="0"/>
        </w:rPr>
        <w:t xml:space="preserve">If you represent a shelter, rescue, foster-based organization, transport group, or animal welfare partner, tell us about your organization and current coordination needs.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CTA</w:t>
      </w:r>
    </w:p>
    <w:p w:rsidR="00000000" w:rsidDel="00000000" w:rsidP="00000000" w:rsidRDefault="00000000" w:rsidRPr="00000000" w14:paraId="000001D9">
      <w:pPr>
        <w:rPr/>
      </w:pPr>
      <w:r w:rsidDel="00000000" w:rsidR="00000000" w:rsidRPr="00000000">
        <w:rPr>
          <w:rtl w:val="0"/>
        </w:rPr>
        <w:t xml:space="preserve">Apply for Pilot Access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Sponsor interest section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Headline</w:t>
      </w:r>
    </w:p>
    <w:p w:rsidR="00000000" w:rsidDel="00000000" w:rsidP="00000000" w:rsidRDefault="00000000" w:rsidRPr="00000000" w14:paraId="000001DE">
      <w:pPr>
        <w:rPr/>
      </w:pPr>
      <w:r w:rsidDel="00000000" w:rsidR="00000000" w:rsidRPr="00000000">
        <w:rPr>
          <w:rtl w:val="0"/>
        </w:rPr>
        <w:t xml:space="preserve">Interested in Sponsorship?</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Body copy</w:t>
      </w:r>
    </w:p>
    <w:p w:rsidR="00000000" w:rsidDel="00000000" w:rsidP="00000000" w:rsidRDefault="00000000" w:rsidRPr="00000000" w14:paraId="000001E1">
      <w:pPr>
        <w:rPr/>
      </w:pPr>
      <w:r w:rsidDel="00000000" w:rsidR="00000000" w:rsidRPr="00000000">
        <w:rPr>
          <w:rtl w:val="0"/>
        </w:rPr>
        <w:t xml:space="preserve">Support regional animal welfare infrastructure and help bring RescueNet360 to the communities you care about.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CTA</w:t>
      </w:r>
    </w:p>
    <w:p w:rsidR="00000000" w:rsidDel="00000000" w:rsidP="00000000" w:rsidRDefault="00000000" w:rsidRPr="00000000" w14:paraId="000001E4">
      <w:pPr>
        <w:rPr/>
      </w:pPr>
      <w:r w:rsidDel="00000000" w:rsidR="00000000" w:rsidRPr="00000000">
        <w:rPr>
          <w:rtl w:val="0"/>
        </w:rPr>
        <w:t xml:space="preserve">Talk to Our Sponsorship Team</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Support inquiry section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Headline</w:t>
      </w:r>
    </w:p>
    <w:p w:rsidR="00000000" w:rsidDel="00000000" w:rsidP="00000000" w:rsidRDefault="00000000" w:rsidRPr="00000000" w14:paraId="000001E9">
      <w:pPr>
        <w:rPr/>
      </w:pPr>
      <w:r w:rsidDel="00000000" w:rsidR="00000000" w:rsidRPr="00000000">
        <w:rPr>
          <w:rtl w:val="0"/>
        </w:rPr>
        <w:t xml:space="preserve">Need Help With a Pet Profile or Lost and Found Report?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Body copy</w:t>
      </w:r>
    </w:p>
    <w:p w:rsidR="00000000" w:rsidDel="00000000" w:rsidP="00000000" w:rsidRDefault="00000000" w:rsidRPr="00000000" w14:paraId="000001EC">
      <w:pPr>
        <w:rPr/>
      </w:pPr>
      <w:r w:rsidDel="00000000" w:rsidR="00000000" w:rsidRPr="00000000">
        <w:rPr>
          <w:rtl w:val="0"/>
        </w:rPr>
        <w:t xml:space="preserve">Reach out for support with pet registration, profile updates, QR codes, lost reports, found reports, or general platform questions.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CTA</w:t>
      </w:r>
    </w:p>
    <w:p w:rsidR="00000000" w:rsidDel="00000000" w:rsidP="00000000" w:rsidRDefault="00000000" w:rsidRPr="00000000" w14:paraId="000001EF">
      <w:pPr>
        <w:rPr/>
      </w:pPr>
      <w:r w:rsidDel="00000000" w:rsidR="00000000" w:rsidRPr="00000000">
        <w:rPr>
          <w:rtl w:val="0"/>
        </w:rPr>
        <w:t xml:space="preserve">Contact Support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FAQ PAGE OR FAQ BLOCK</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Headline</w:t>
      </w:r>
    </w:p>
    <w:p w:rsidR="00000000" w:rsidDel="00000000" w:rsidP="00000000" w:rsidRDefault="00000000" w:rsidRPr="00000000" w14:paraId="000001F4">
      <w:pPr>
        <w:rPr/>
      </w:pPr>
      <w:r w:rsidDel="00000000" w:rsidR="00000000" w:rsidRPr="00000000">
        <w:rPr>
          <w:rtl w:val="0"/>
        </w:rPr>
        <w:t xml:space="preserve">Frequently Asked Questions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What is RescueNet360?</w:t>
      </w:r>
    </w:p>
    <w:p w:rsidR="00000000" w:rsidDel="00000000" w:rsidP="00000000" w:rsidRDefault="00000000" w:rsidRPr="00000000" w14:paraId="000001F7">
      <w:pPr>
        <w:rPr/>
      </w:pPr>
      <w:r w:rsidDel="00000000" w:rsidR="00000000" w:rsidRPr="00000000">
        <w:rPr>
          <w:rtl w:val="0"/>
        </w:rPr>
        <w:t xml:space="preserve">RescueNet360 is a coordinated animal welfare network that connects pet identity, lost and found reports, shelter visibility, rescue coordination, foster support, and regional response tools.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Does RescueNet360 replace shelter software?</w:t>
      </w:r>
    </w:p>
    <w:p w:rsidR="00000000" w:rsidDel="00000000" w:rsidP="00000000" w:rsidRDefault="00000000" w:rsidRPr="00000000" w14:paraId="000001FA">
      <w:pPr>
        <w:rPr/>
      </w:pPr>
      <w:r w:rsidDel="00000000" w:rsidR="00000000" w:rsidRPr="00000000">
        <w:rPr>
          <w:rtl w:val="0"/>
        </w:rPr>
        <w:t xml:space="preserve">No. RescueNet360 works alongside existing shelter systems. It adds shared identity, regional coordination, and cross-organization visibility around the tools teams already use.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Is RescueNet360 free for pet owners?</w:t>
      </w:r>
    </w:p>
    <w:p w:rsidR="00000000" w:rsidDel="00000000" w:rsidP="00000000" w:rsidRDefault="00000000" w:rsidRPr="00000000" w14:paraId="000001FD">
      <w:pPr>
        <w:rPr/>
      </w:pPr>
      <w:r w:rsidDel="00000000" w:rsidR="00000000" w:rsidRPr="00000000">
        <w:rPr>
          <w:rtl w:val="0"/>
        </w:rPr>
        <w:t xml:space="preserve">Yes. Pet owners create pet profiles and use core lost and found tools for free.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Is RescueNet360 free for rescues?</w:t>
      </w:r>
    </w:p>
    <w:p w:rsidR="00000000" w:rsidDel="00000000" w:rsidP="00000000" w:rsidRDefault="00000000" w:rsidRPr="00000000" w14:paraId="00000200">
      <w:pPr>
        <w:rPr/>
      </w:pPr>
      <w:r w:rsidDel="00000000" w:rsidR="00000000" w:rsidRPr="00000000">
        <w:rPr>
          <w:rtl w:val="0"/>
        </w:rPr>
        <w:t xml:space="preserve">Yes. RescueNet360 is designed to keep rescue access free.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Is RescueNet360 free for shelters?</w:t>
      </w:r>
    </w:p>
    <w:p w:rsidR="00000000" w:rsidDel="00000000" w:rsidP="00000000" w:rsidRDefault="00000000" w:rsidRPr="00000000" w14:paraId="00000203">
      <w:pPr>
        <w:rPr/>
      </w:pPr>
      <w:r w:rsidDel="00000000" w:rsidR="00000000" w:rsidRPr="00000000">
        <w:rPr>
          <w:rtl w:val="0"/>
        </w:rPr>
        <w:t xml:space="preserve">Shelter pilot participation has no cost. Long-term shelter participation and regional funding options will be handled through sponsorships, partnerships, and partner agreements.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How does pet identity work?</w:t>
      </w:r>
    </w:p>
    <w:p w:rsidR="00000000" w:rsidDel="00000000" w:rsidP="00000000" w:rsidRDefault="00000000" w:rsidRPr="00000000" w14:paraId="00000206">
      <w:pPr>
        <w:rPr/>
      </w:pPr>
      <w:r w:rsidDel="00000000" w:rsidR="00000000" w:rsidRPr="00000000">
        <w:rPr>
          <w:rtl w:val="0"/>
        </w:rPr>
        <w:t xml:space="preserve">Each pet gets a persistent digital profile connected to photos, identifying details, records, reports, and history. As the pet moves through different situations, the identity stays with the pet.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Does RescueNet360 use biometric recognition?</w:t>
      </w:r>
    </w:p>
    <w:p w:rsidR="00000000" w:rsidDel="00000000" w:rsidP="00000000" w:rsidRDefault="00000000" w:rsidRPr="00000000" w14:paraId="00000209">
      <w:pPr>
        <w:rPr/>
      </w:pPr>
      <w:r w:rsidDel="00000000" w:rsidR="00000000" w:rsidRPr="00000000">
        <w:rPr>
          <w:rtl w:val="0"/>
        </w:rPr>
        <w:t xml:space="preserve">RescueNet360 uses photo-based identity tools to help surface possible matches between pets, profiles, lost reports, and found reports. Human review remains part of the process.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What happens when a pet is reported lost?</w:t>
      </w:r>
    </w:p>
    <w:p w:rsidR="00000000" w:rsidDel="00000000" w:rsidP="00000000" w:rsidRDefault="00000000" w:rsidRPr="00000000" w14:paraId="0000020C">
      <w:pPr>
        <w:rPr/>
      </w:pPr>
      <w:r w:rsidDel="00000000" w:rsidR="00000000" w:rsidRPr="00000000">
        <w:rPr>
          <w:rtl w:val="0"/>
        </w:rPr>
        <w:t xml:space="preserve">The owner submits a lost report with photos, location details, and identifying information. RescueNet360 helps connect that report to possible found reports, pet profiles, and participating organizations.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What happens when someone reports a found pet?</w:t>
      </w:r>
    </w:p>
    <w:p w:rsidR="00000000" w:rsidDel="00000000" w:rsidP="00000000" w:rsidRDefault="00000000" w:rsidRPr="00000000" w14:paraId="0000020F">
      <w:pPr>
        <w:rPr/>
      </w:pPr>
      <w:r w:rsidDel="00000000" w:rsidR="00000000" w:rsidRPr="00000000">
        <w:rPr>
          <w:rtl w:val="0"/>
        </w:rPr>
        <w:t xml:space="preserve">The finder submits photos and details. RescueNet360 checks for possible matches and helps move the information toward reunification.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How do shelters and rescues join the pilot?</w:t>
      </w:r>
    </w:p>
    <w:p w:rsidR="00000000" w:rsidDel="00000000" w:rsidP="00000000" w:rsidRDefault="00000000" w:rsidRPr="00000000" w14:paraId="00000212">
      <w:pPr>
        <w:rPr/>
      </w:pPr>
      <w:r w:rsidDel="00000000" w:rsidR="00000000" w:rsidRPr="00000000">
        <w:rPr>
          <w:rtl w:val="0"/>
        </w:rPr>
        <w:t xml:space="preserve">They complete the pilot application form. RescueNet360 reviews the request and follows up with next steps.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How do sponsors support a region?</w:t>
      </w:r>
    </w:p>
    <w:p w:rsidR="00000000" w:rsidDel="00000000" w:rsidP="00000000" w:rsidRDefault="00000000" w:rsidRPr="00000000" w14:paraId="00000215">
      <w:pPr>
        <w:rPr/>
      </w:pPr>
      <w:r w:rsidDel="00000000" w:rsidR="00000000" w:rsidRPr="00000000">
        <w:rPr>
          <w:rtl w:val="0"/>
        </w:rPr>
        <w:t xml:space="preserve">Sponsors help fund regional deployment, shelter and rescue support, pet registration outreach, community education, and local animal welfare infrastructure.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PRIVACY AND TRUST BLOCK</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Headline</w:t>
      </w:r>
    </w:p>
    <w:p w:rsidR="00000000" w:rsidDel="00000000" w:rsidP="00000000" w:rsidRDefault="00000000" w:rsidRPr="00000000" w14:paraId="0000021A">
      <w:pPr>
        <w:rPr/>
      </w:pPr>
      <w:r w:rsidDel="00000000" w:rsidR="00000000" w:rsidRPr="00000000">
        <w:rPr>
          <w:rtl w:val="0"/>
        </w:rPr>
        <w:t xml:space="preserve">Built for Trust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Body copy</w:t>
      </w:r>
    </w:p>
    <w:p w:rsidR="00000000" w:rsidDel="00000000" w:rsidP="00000000" w:rsidRDefault="00000000" w:rsidRPr="00000000" w14:paraId="0000021D">
      <w:pPr>
        <w:rPr/>
      </w:pPr>
      <w:r w:rsidDel="00000000" w:rsidR="00000000" w:rsidRPr="00000000">
        <w:rPr>
          <w:rtl w:val="0"/>
        </w:rPr>
        <w:t xml:space="preserve">RescueNet360 is designed to help people share the right pet information without exposing more personal information than needed.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Private owner contact details should stay protected. Communication, sharing, and reunification tools should support safety for pet owners, finders, shelters, and rescue partners.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RescueNet360 does not decide ownership. It helps organize reports, records, identity information, and communication so the right people have better information sooner.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FINAL MELANIE HANDOFF NOTES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Use this version as the public-facing website copy.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Keep these items internal:</w:t>
      </w:r>
    </w:p>
    <w:p w:rsidR="00000000" w:rsidDel="00000000" w:rsidP="00000000" w:rsidRDefault="00000000" w:rsidRPr="00000000" w14:paraId="00000228">
      <w:pPr>
        <w:rPr/>
      </w:pPr>
      <w:r w:rsidDel="00000000" w:rsidR="00000000" w:rsidRPr="00000000">
        <w:rPr>
          <w:rtl w:val="0"/>
        </w:rPr>
        <w:t xml:space="preserve">CMS block labels</w:t>
      </w:r>
    </w:p>
    <w:p w:rsidR="00000000" w:rsidDel="00000000" w:rsidP="00000000" w:rsidRDefault="00000000" w:rsidRPr="00000000" w14:paraId="00000229">
      <w:pPr>
        <w:rPr/>
      </w:pPr>
      <w:r w:rsidDel="00000000" w:rsidR="00000000" w:rsidRPr="00000000">
        <w:rPr>
          <w:rtl w:val="0"/>
        </w:rPr>
        <w:t xml:space="preserve">Ed build notes</w:t>
      </w:r>
    </w:p>
    <w:p w:rsidR="00000000" w:rsidDel="00000000" w:rsidP="00000000" w:rsidRDefault="00000000" w:rsidRPr="00000000" w14:paraId="0000022A">
      <w:pPr>
        <w:rPr/>
      </w:pPr>
      <w:r w:rsidDel="00000000" w:rsidR="00000000" w:rsidRPr="00000000">
        <w:rPr>
          <w:rtl w:val="0"/>
        </w:rPr>
        <w:t xml:space="preserve">Route notes</w:t>
      </w:r>
    </w:p>
    <w:p w:rsidR="00000000" w:rsidDel="00000000" w:rsidP="00000000" w:rsidRDefault="00000000" w:rsidRPr="00000000" w14:paraId="0000022B">
      <w:pPr>
        <w:rPr/>
      </w:pPr>
      <w:r w:rsidDel="00000000" w:rsidR="00000000" w:rsidRPr="00000000">
        <w:rPr>
          <w:rtl w:val="0"/>
        </w:rPr>
        <w:t xml:space="preserve">Form handler details</w:t>
      </w:r>
    </w:p>
    <w:p w:rsidR="00000000" w:rsidDel="00000000" w:rsidP="00000000" w:rsidRDefault="00000000" w:rsidRPr="00000000" w14:paraId="0000022C">
      <w:pPr>
        <w:rPr/>
      </w:pPr>
      <w:r w:rsidDel="00000000" w:rsidR="00000000" w:rsidRPr="00000000">
        <w:rPr>
          <w:rtl w:val="0"/>
        </w:rPr>
        <w:t xml:space="preserve">Development notes</w:t>
      </w:r>
    </w:p>
    <w:p w:rsidR="00000000" w:rsidDel="00000000" w:rsidP="00000000" w:rsidRDefault="00000000" w:rsidRPr="00000000" w14:paraId="0000022D">
      <w:pPr>
        <w:rPr/>
      </w:pPr>
      <w:r w:rsidDel="00000000" w:rsidR="00000000" w:rsidRPr="00000000">
        <w:rPr>
          <w:rtl w:val="0"/>
        </w:rPr>
        <w:t xml:space="preserve">Private strategy notes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Approved launch direction:</w:t>
      </w:r>
    </w:p>
    <w:p w:rsidR="00000000" w:rsidDel="00000000" w:rsidP="00000000" w:rsidRDefault="00000000" w:rsidRPr="00000000" w14:paraId="00000230">
      <w:pPr>
        <w:rPr/>
      </w:pPr>
      <w:r w:rsidDel="00000000" w:rsidR="00000000" w:rsidRPr="00000000">
        <w:rPr>
          <w:rtl w:val="0"/>
        </w:rPr>
        <w:t xml:space="preserve">Final CTA destinations should point to the correct live pages or forms once Ed confirms routing.</w:t>
      </w:r>
    </w:p>
    <w:p w:rsidR="00000000" w:rsidDel="00000000" w:rsidP="00000000" w:rsidRDefault="00000000" w:rsidRPr="00000000" w14:paraId="00000231">
      <w:pPr>
        <w:rPr/>
      </w:pPr>
      <w:r w:rsidDel="00000000" w:rsidR="00000000" w:rsidRPr="00000000">
        <w:rPr>
          <w:rtl w:val="0"/>
        </w:rPr>
        <w:t xml:space="preserve">Use the pilot form for shelters, rescues, foster-based organizations, transport groups, and animal welfare partners.</w:t>
      </w:r>
    </w:p>
    <w:p w:rsidR="00000000" w:rsidDel="00000000" w:rsidP="00000000" w:rsidRDefault="00000000" w:rsidRPr="00000000" w14:paraId="00000232">
      <w:pPr>
        <w:rPr/>
      </w:pPr>
      <w:r w:rsidDel="00000000" w:rsidR="00000000" w:rsidRPr="00000000">
        <w:rPr>
          <w:rtl w:val="0"/>
        </w:rPr>
        <w:t xml:space="preserve">Use the contact page or sponsor form for sponsor and partner inquiries.</w:t>
      </w:r>
    </w:p>
    <w:p w:rsidR="00000000" w:rsidDel="00000000" w:rsidP="00000000" w:rsidRDefault="00000000" w:rsidRPr="00000000" w14:paraId="00000233">
      <w:pPr>
        <w:rPr/>
      </w:pPr>
      <w:r w:rsidDel="00000000" w:rsidR="00000000" w:rsidRPr="00000000">
        <w:rPr>
          <w:rtl w:val="0"/>
        </w:rPr>
        <w:t xml:space="preserve">Keep rescues free in public messaging.</w:t>
      </w:r>
    </w:p>
    <w:p w:rsidR="00000000" w:rsidDel="00000000" w:rsidP="00000000" w:rsidRDefault="00000000" w:rsidRPr="00000000" w14:paraId="00000234">
      <w:pPr>
        <w:rPr/>
      </w:pPr>
      <w:r w:rsidDel="00000000" w:rsidR="00000000" w:rsidRPr="00000000">
        <w:rPr>
          <w:rtl w:val="0"/>
        </w:rPr>
        <w:t xml:space="preserve">Keep pet owner registration and core lost and found tools free in public messaging.</w:t>
      </w:r>
    </w:p>
    <w:p w:rsidR="00000000" w:rsidDel="00000000" w:rsidP="00000000" w:rsidRDefault="00000000" w:rsidRPr="00000000" w14:paraId="00000235">
      <w:pPr>
        <w:rPr/>
      </w:pPr>
      <w:r w:rsidDel="00000000" w:rsidR="00000000" w:rsidRPr="00000000">
        <w:rPr>
          <w:rtl w:val="0"/>
        </w:rPr>
        <w:t xml:space="preserve">Say shelter pilot participation has no cost. Do not publicly promise long-term free shelter access unless Misty approves that exact business decision later.</w:t>
      </w:r>
    </w:p>
    <w:p w:rsidR="00000000" w:rsidDel="00000000" w:rsidP="00000000" w:rsidRDefault="00000000" w:rsidRPr="00000000" w14:paraId="00000236">
      <w:pPr>
        <w:rPr/>
      </w:pPr>
      <w:r w:rsidDel="00000000" w:rsidR="00000000" w:rsidRPr="00000000">
        <w:rPr>
          <w:rtl w:val="0"/>
        </w:rPr>
        <w:t xml:space="preserve">Use regional sponsor language first. Prioritize DFW and St. Louis as early regional examples, then expand nationally as the network grows.</w:t>
      </w:r>
    </w:p>
    <w:p w:rsidR="00000000" w:rsidDel="00000000" w:rsidP="00000000" w:rsidRDefault="00000000" w:rsidRPr="00000000" w14:paraId="00000237">
      <w:pPr>
        <w:rPr/>
      </w:pPr>
      <w:r w:rsidDel="00000000" w:rsidR="00000000" w:rsidRPr="00000000">
        <w:rPr>
          <w:rtl w:val="0"/>
        </w:rPr>
        <w:t xml:space="preserve">Do not promise a 24-hour response time unless the team can meet it consistently. Use “we will follow up” instead.</w:t>
      </w:r>
    </w:p>
    <w:p w:rsidR="00000000" w:rsidDel="00000000" w:rsidP="00000000" w:rsidRDefault="00000000" w:rsidRPr="00000000" w14:paraId="00000238">
      <w:pPr>
        <w:rPr/>
      </w:pPr>
      <w:r w:rsidDel="00000000" w:rsidR="00000000" w:rsidRPr="00000000">
        <w:rPr>
          <w:rtl w:val="0"/>
        </w:rPr>
        <w:t xml:space="preserve">Melanie should update her final title and bio before the About page goes live.</w:t>
      </w:r>
    </w:p>
    <w:p w:rsidR="00000000" w:rsidDel="00000000" w:rsidP="00000000" w:rsidRDefault="00000000" w:rsidRPr="00000000" w14:paraId="00000239">
      <w:pPr>
        <w:rPr/>
      </w:pPr>
      <w:r w:rsidDel="00000000" w:rsidR="00000000" w:rsidRPr="00000000">
        <w:rPr>
          <w:rtl w:val="0"/>
        </w:rPr>
        <w:t xml:space="preserve">Add founder and team photos when available.</w:t>
      </w:r>
    </w:p>
    <w:p w:rsidR="00000000" w:rsidDel="00000000" w:rsidP="00000000" w:rsidRDefault="00000000" w:rsidRPr="00000000" w14:paraId="0000023A">
      <w:pPr>
        <w:rPr/>
      </w:pPr>
      <w:r w:rsidDel="00000000" w:rsidR="00000000" w:rsidRPr="00000000">
        <w:rPr>
          <w:rtl w:val="0"/>
        </w:rPr>
        <w:t xml:space="preserve">Privacy wording is approved for launch as plain-language trust copy, but legal policy pages should still be reviewed separately.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Final CEO-approved website rules:</w:t>
      </w:r>
    </w:p>
    <w:p w:rsidR="00000000" w:rsidDel="00000000" w:rsidP="00000000" w:rsidRDefault="00000000" w:rsidRPr="00000000" w14:paraId="0000023D">
      <w:pPr>
        <w:rPr/>
      </w:pPr>
      <w:r w:rsidDel="00000000" w:rsidR="00000000" w:rsidRPr="00000000">
        <w:rPr>
          <w:rtl w:val="0"/>
        </w:rPr>
        <w:t xml:space="preserve">Rescues are free.</w:t>
      </w:r>
    </w:p>
    <w:p w:rsidR="00000000" w:rsidDel="00000000" w:rsidP="00000000" w:rsidRDefault="00000000" w:rsidRPr="00000000" w14:paraId="0000023E">
      <w:pPr>
        <w:rPr/>
      </w:pPr>
      <w:r w:rsidDel="00000000" w:rsidR="00000000" w:rsidRPr="00000000">
        <w:rPr>
          <w:rtl w:val="0"/>
        </w:rPr>
        <w:t xml:space="preserve">Pet owners are free.</w:t>
      </w:r>
    </w:p>
    <w:p w:rsidR="00000000" w:rsidDel="00000000" w:rsidP="00000000" w:rsidRDefault="00000000" w:rsidRPr="00000000" w14:paraId="0000023F">
      <w:pPr>
        <w:rPr/>
      </w:pPr>
      <w:r w:rsidDel="00000000" w:rsidR="00000000" w:rsidRPr="00000000">
        <w:rPr>
          <w:rtl w:val="0"/>
        </w:rPr>
        <w:t xml:space="preserve">Shelter pilot access has no cost.</w:t>
      </w:r>
    </w:p>
    <w:p w:rsidR="00000000" w:rsidDel="00000000" w:rsidP="00000000" w:rsidRDefault="00000000" w:rsidRPr="00000000" w14:paraId="00000240">
      <w:pPr>
        <w:rPr/>
      </w:pPr>
      <w:r w:rsidDel="00000000" w:rsidR="00000000" w:rsidRPr="00000000">
        <w:rPr>
          <w:rtl w:val="0"/>
        </w:rPr>
        <w:t xml:space="preserve">Long-term shelter access should stay flexible and tied to sponsorships, partnerships, or regional agreements.</w:t>
      </w:r>
    </w:p>
    <w:p w:rsidR="00000000" w:rsidDel="00000000" w:rsidP="00000000" w:rsidRDefault="00000000" w:rsidRPr="00000000" w14:paraId="00000241">
      <w:pPr>
        <w:rPr/>
      </w:pPr>
      <w:r w:rsidDel="00000000" w:rsidR="00000000" w:rsidRPr="00000000">
        <w:rPr>
          <w:rtl w:val="0"/>
        </w:rPr>
        <w:t xml:space="preserve">Sponsors fund regional impact, starting with early priority regions before national expansion.</w:t>
      </w:r>
    </w:p>
    <w:p w:rsidR="00000000" w:rsidDel="00000000" w:rsidP="00000000" w:rsidRDefault="00000000" w:rsidRPr="00000000" w14:paraId="00000242">
      <w:pPr>
        <w:rPr/>
      </w:pPr>
      <w:r w:rsidDel="00000000" w:rsidR="00000000" w:rsidRPr="00000000">
        <w:rPr>
          <w:rtl w:val="0"/>
        </w:rPr>
        <w:t xml:space="preserve">Public copy should stay clear, practical, and calm.</w:t>
      </w:r>
    </w:p>
    <w:p w:rsidR="00000000" w:rsidDel="00000000" w:rsidP="00000000" w:rsidRDefault="00000000" w:rsidRPr="00000000" w14:paraId="00000243">
      <w:pPr>
        <w:rPr/>
      </w:pPr>
      <w:r w:rsidDel="00000000" w:rsidR="00000000" w:rsidRPr="00000000">
        <w:rPr>
          <w:rtl w:val="0"/>
        </w:rPr>
        <w:t xml:space="preserve">Do not blame shelters or rescues for a system-wide coordination problem.</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lanie Lent" w:id="9" w:date="2026-07-07T17:22:03Z">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earlier, shorted description fits the card much better.  I feel we should keep as is unless you want to reword it a little.  It should remain short and punchy.</w:t>
      </w:r>
    </w:p>
  </w:comment>
  <w:comment w:author="Melanie Lent" w:id="22" w:date="2026-07-07T18:49:49Z">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like Marketing to be part of my title.  That is the area I love and want to be my main focus long term. :)</w:t>
      </w:r>
    </w:p>
  </w:comment>
  <w:comment w:author="Melanie Lent" w:id="19" w:date="2026-07-07T18:19:11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nose prints be mentioned here?</w:t>
      </w:r>
    </w:p>
  </w:comment>
  <w:comment w:author="Melanie Lent" w:id="5" w:date="2026-07-07T17:20:37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no section description in this doc. So, I added this suggestion based on what is currently on the website as a placeholder for now</w:t>
      </w:r>
    </w:p>
  </w:comment>
  <w:comment w:author="Melanie Lent" w:id="13" w:date="2026-07-07T17:36:43Z">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paragraph actually accurate? 1.  The "share only what you want to share" feels off considering we are promoting a product that we say follows the pet...how can we have all info follow a pet if some is chosen not to be shared?  Am I misunderstanding?  2. I thought we were trying to get them to replace their software now...not being used as an addition???</w:t>
      </w:r>
    </w:p>
  </w:comment>
  <w:comment w:author="Melanie Lent" w:id="20" w:date="2026-07-07T18:46:25Z">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is my revised edit to help with UX flow and to put everything under the "feature" section.</w:t>
      </w:r>
    </w:p>
  </w:comment>
  <w:comment w:author="Melanie Lent" w:id="12" w:date="2026-07-07T17:32:09Z">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this should be our ACTUAL mission statement.  This feels like more description, not our actual mission.  A mission statement should be one of the first things created when staring a business.  Do we have that somewhere already?</w:t>
      </w:r>
    </w:p>
  </w:comment>
  <w:comment w:author="Melanie Lent" w:id="1" w:date="2026-07-07T16:51:29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 feels confusing.  Almost like you are trying to get all the listed entities home.  I have made a suggested edit below to an earlier version.  It is more clear and to the point.</w:t>
      </w:r>
    </w:p>
  </w:comment>
  <w:comment w:author="Melanie Lent" w:id="10" w:date="2026-07-07T17:24:15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this is what is currently on the website and fits the card better.  I believe it should remain as is unless you want to reword it a little.  It should remain shorty and punchy.</w:t>
      </w:r>
    </w:p>
  </w:comment>
  <w:comment w:author="Melanie Lent" w:id="15" w:date="2026-07-07T21:18:03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personally like what's already on the website better.  The one you have here may come off as too technical for the average Joe.  The suggested one is warmer and clearer in my opinion.</w:t>
      </w:r>
    </w:p>
  </w:comment>
  <w:comment w:author="Melanie Lent" w:id="21" w:date="2026-07-07T18:51:16Z">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Stopping here for the moment.  I need a break.  Mainly making this comment so I remember where I am at. lol</w:t>
      </w:r>
    </w:p>
  </w:comment>
  <w:comment w:author="Melanie Lent" w:id="2" w:date="2026-07-07T16:58:31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removed this third CTA for simplicities sake.  Partially because I am not sure where it should be linking to in terms of flow from a user experience standpoint.  Shelters/Rescues and pet owners will want to go to different pages to see how their side works, right?  So, it is better to let them keep scrolling to get to the cards to choose their correct path vs sending them somewhere that may not fit right from the start.</w:t>
      </w:r>
    </w:p>
  </w:comment>
  <w:comment w:author="Melanie Lent" w:id="16" w:date="2026-07-07T18:01:40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blended version fits better.  It adds the technical part that I removed from the headline.  That fits better in the body.  Also, this wording feels clearer to me.</w:t>
      </w:r>
    </w:p>
  </w:comment>
  <w:comment w:author="Melanie Lent" w:id="0" w:date="2026-07-07T15:41:22Z">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below section is considered the "Hero" section.  So, I am not exactly sure what you mean by this?  I will say, I also think we need a "Hero Image header."  Not sure how easy that is to add though.</w:t>
      </w:r>
    </w:p>
  </w:comment>
  <w:comment w:author="Melanie Lent" w:id="17" w:date="2026-07-07T18:03:17Z">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suggested rewording of the CTA button.</w:t>
      </w:r>
    </w:p>
  </w:comment>
  <w:comment w:author="Misty Harrison" w:id="3" w:date="2026-07-07T21:15:10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like this one.. i think this is something i could be proud of when i present it</w:t>
      </w:r>
    </w:p>
  </w:comment>
  <w:comment w:author="Melanie Lent" w:id="4" w:date="2026-07-08T19:53:14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this one too! I'll make the switch.</w:t>
      </w:r>
    </w:p>
  </w:comment>
  <w:comment w:author="Melanie Lent" w:id="6" w:date="2026-07-07T17:00:23Z">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Shelters and rescues are going to the same landing page.  Having too many cards gets messy.  From a psychological standpoint, three is ideal.  After that the brain gets too overloaded.  For both of those reasons, combining shelters &amp; rescues into one card was done intentionally.  Also, these descriptions are way too wordy for the small cards they go in.  These lengthy descriptions will cause people to glaze over.  They need a simple choice here.  The actual landing page for each section is where we should get into the nitty gritty.  Keep in mind also, the home page is not most people will be landing.  Each social media campaign, email, ect. should send people to the correct landing page right off the bat.  For example, if the message is directed at shelters, the link will send them directly to Shelters/Rescues Landing page.  Same goes for pet owners and sponsors...</w:t>
      </w:r>
    </w:p>
  </w:comment>
  <w:comment w:author="Misty Harrison" w:id="7" w:date="2026-07-07T21:09:00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i understand the psychological standpoint.  The issue is that Shelters an Rescues are totally different species and grouping them together is not  good idea. Shelter directors and Rescue operators  wouldn't think we don't know what we are talking about.  The way they work is entirely different, When a pet goes to a shelter, everything is completely different than when a pet goes to a rescue.  Intake is different and everything after that is completely different.. A shelter will use our system to manage a shelter. facility and kennels.   a rescue will use it to manage their fosters.. That's how it should be presented on the website IMO.</w:t>
      </w:r>
    </w:p>
  </w:comment>
  <w:comment w:author="Melanie Lent" w:id="8" w:date="2026-07-07T21:38:01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get sent to the exact same form to fill out to "register."  In that form, they can choose what kind of business they are.  We only have one landing page for them both as well.  So, I believe keeping them together on the card is the right call.  The home page is about the simplest path to signing up or registering.  It is not going to look like we don't know what we're talking about.  It just looks like we are directing them to the place that shelters AND rescues both use to sign up for the pilot...which is the same form, on the same landing page.  We are a product that is CONNECTING them.  So to me, separating them in that sense also sends the wrong message.</w:t>
      </w:r>
    </w:p>
  </w:comment>
  <w:comment w:author="Melanie Lent" w:id="18" w:date="2026-07-07T18:23:24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this as its own section, but I honestly think it belongs under features.  I will rework this flow and send for approval.</w:t>
      </w:r>
    </w:p>
  </w:comment>
  <w:comment w:author="Melanie Lent" w:id="14" w:date="2026-07-07T17:49:29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should this say "submit your application" instead.</w:t>
      </w:r>
    </w:p>
  </w:comment>
  <w:comment w:author="Melanie Lent" w:id="11" w:date="2026-07-07T17:25:05Z">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this is what is currently on the website and fits the card better. I believe it should remain as is unless you want to reword it a little. It should remain shorty and punchy.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46" w15:done="0"/>
  <w15:commentEx w15:paraId="00000247" w15:done="0"/>
  <w15:commentEx w15:paraId="00000248" w15:done="0"/>
  <w15:commentEx w15:paraId="00000249" w15:done="0"/>
  <w15:commentEx w15:paraId="0000024A" w15:done="0"/>
  <w15:commentEx w15:paraId="0000024B" w15:done="0"/>
  <w15:commentEx w15:paraId="0000024C" w15:done="0"/>
  <w15:commentEx w15:paraId="0000024D" w15:done="0"/>
  <w15:commentEx w15:paraId="0000024E" w15:done="0"/>
  <w15:commentEx w15:paraId="0000024F" w15:done="0"/>
  <w15:commentEx w15:paraId="00000250" w15:done="0"/>
  <w15:commentEx w15:paraId="00000251" w15:done="0"/>
  <w15:commentEx w15:paraId="00000252" w15:done="0"/>
  <w15:commentEx w15:paraId="00000253" w15:done="0"/>
  <w15:commentEx w15:paraId="00000254" w15:done="0"/>
  <w15:commentEx w15:paraId="00000255" w15:done="0"/>
  <w15:commentEx w15:paraId="00000256" w15:paraIdParent="00000255" w15:done="0"/>
  <w15:commentEx w15:paraId="00000257" w15:done="0"/>
  <w15:commentEx w15:paraId="00000258" w15:paraIdParent="00000257" w15:done="0"/>
  <w15:commentEx w15:paraId="00000259" w15:paraIdParent="00000257" w15:done="0"/>
  <w15:commentEx w15:paraId="0000025A" w15:done="0"/>
  <w15:commentEx w15:paraId="0000025B" w15:done="0"/>
  <w15:commentEx w15:paraId="0000025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yQT+TAkIRkr70lvNWIgmrmx3gw==">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